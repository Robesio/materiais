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F37DA3" w14:textId="006CB915" w:rsidR="0015354D" w:rsidRPr="00F66870" w:rsidRDefault="006478E0" w:rsidP="006478E0">
      <w:pPr>
        <w:ind w:left="2124"/>
        <w:rPr>
          <w:rFonts w:ascii="Arial" w:hAnsi="Arial" w:cs="Arial"/>
          <w:sz w:val="24"/>
          <w:szCs w:val="24"/>
        </w:rPr>
      </w:pPr>
      <w:r>
        <w:rPr>
          <w:rFonts w:ascii="Arial" w:hAnsi="Arial" w:cs="Arial"/>
          <w:sz w:val="24"/>
          <w:szCs w:val="24"/>
        </w:rPr>
        <w:t xml:space="preserve">      </w:t>
      </w:r>
      <w:commentRangeStart w:id="0"/>
      <w:r w:rsidR="008014A1" w:rsidRPr="00F66870">
        <w:rPr>
          <w:rFonts w:ascii="Arial" w:hAnsi="Arial" w:cs="Arial"/>
          <w:sz w:val="24"/>
          <w:szCs w:val="24"/>
        </w:rPr>
        <w:t>ESCOLA SENAI JAGUARIUNA</w:t>
      </w:r>
      <w:commentRangeEnd w:id="0"/>
      <w:r w:rsidR="000403D2">
        <w:rPr>
          <w:rStyle w:val="Refdecomentrio"/>
        </w:rPr>
        <w:commentReference w:id="0"/>
      </w:r>
    </w:p>
    <w:p w14:paraId="2F2782F3" w14:textId="77777777" w:rsidR="008014A1" w:rsidRPr="00F66870" w:rsidRDefault="008014A1" w:rsidP="006478E0">
      <w:pPr>
        <w:jc w:val="center"/>
        <w:rPr>
          <w:rFonts w:ascii="Arial" w:hAnsi="Arial" w:cs="Arial"/>
          <w:sz w:val="24"/>
          <w:szCs w:val="24"/>
        </w:rPr>
      </w:pPr>
    </w:p>
    <w:p w14:paraId="19D7689D" w14:textId="77777777" w:rsidR="008014A1" w:rsidRPr="00F66870" w:rsidRDefault="008014A1" w:rsidP="006478E0">
      <w:pPr>
        <w:jc w:val="center"/>
        <w:rPr>
          <w:rFonts w:ascii="Arial" w:hAnsi="Arial" w:cs="Arial"/>
          <w:sz w:val="24"/>
          <w:szCs w:val="24"/>
        </w:rPr>
      </w:pPr>
    </w:p>
    <w:p w14:paraId="459401CF" w14:textId="6605111A" w:rsidR="00F66870" w:rsidRPr="00F66870" w:rsidRDefault="00F66870" w:rsidP="006478E0">
      <w:pPr>
        <w:rPr>
          <w:rFonts w:ascii="Arial" w:hAnsi="Arial" w:cs="Arial"/>
          <w:sz w:val="24"/>
          <w:szCs w:val="24"/>
        </w:rPr>
      </w:pPr>
    </w:p>
    <w:p w14:paraId="5A163824" w14:textId="77777777" w:rsidR="008014A1" w:rsidRPr="00F66870" w:rsidRDefault="008014A1" w:rsidP="006478E0">
      <w:pPr>
        <w:jc w:val="center"/>
        <w:rPr>
          <w:rFonts w:ascii="Arial" w:hAnsi="Arial" w:cs="Arial"/>
          <w:sz w:val="24"/>
          <w:szCs w:val="24"/>
        </w:rPr>
      </w:pPr>
    </w:p>
    <w:p w14:paraId="2174A408" w14:textId="77777777" w:rsidR="008014A1" w:rsidRPr="00F66870" w:rsidRDefault="008014A1" w:rsidP="006478E0">
      <w:pPr>
        <w:jc w:val="center"/>
        <w:rPr>
          <w:rFonts w:ascii="Arial" w:hAnsi="Arial" w:cs="Arial"/>
          <w:sz w:val="24"/>
          <w:szCs w:val="24"/>
        </w:rPr>
      </w:pPr>
      <w:r w:rsidRPr="00F66870">
        <w:rPr>
          <w:rFonts w:ascii="Arial" w:hAnsi="Arial" w:cs="Arial"/>
          <w:sz w:val="24"/>
          <w:szCs w:val="24"/>
        </w:rPr>
        <w:t>Lethicia Damaceno Alves</w:t>
      </w:r>
    </w:p>
    <w:p w14:paraId="12C5906A" w14:textId="77777777" w:rsidR="008014A1" w:rsidRPr="00F66870" w:rsidRDefault="008014A1" w:rsidP="006478E0">
      <w:pPr>
        <w:jc w:val="center"/>
        <w:rPr>
          <w:rFonts w:ascii="Arial" w:hAnsi="Arial" w:cs="Arial"/>
          <w:sz w:val="24"/>
          <w:szCs w:val="24"/>
        </w:rPr>
      </w:pPr>
      <w:r w:rsidRPr="00F66870">
        <w:rPr>
          <w:rFonts w:ascii="Arial" w:hAnsi="Arial" w:cs="Arial"/>
          <w:sz w:val="24"/>
          <w:szCs w:val="24"/>
        </w:rPr>
        <w:t>Stevan Augusto Lopes Da Costa</w:t>
      </w:r>
    </w:p>
    <w:p w14:paraId="4041ED40" w14:textId="77777777" w:rsidR="008014A1" w:rsidRPr="00F66870" w:rsidRDefault="008014A1" w:rsidP="006478E0">
      <w:pPr>
        <w:jc w:val="center"/>
        <w:rPr>
          <w:rFonts w:ascii="Arial" w:hAnsi="Arial" w:cs="Arial"/>
          <w:sz w:val="24"/>
          <w:szCs w:val="24"/>
        </w:rPr>
      </w:pPr>
      <w:r w:rsidRPr="00F66870">
        <w:rPr>
          <w:rFonts w:ascii="Arial" w:hAnsi="Arial" w:cs="Arial"/>
          <w:sz w:val="24"/>
          <w:szCs w:val="24"/>
        </w:rPr>
        <w:t>Sabrina Da Silva Oliveira</w:t>
      </w:r>
    </w:p>
    <w:p w14:paraId="3C3799AD" w14:textId="77777777" w:rsidR="008014A1" w:rsidRDefault="008014A1" w:rsidP="006478E0">
      <w:pPr>
        <w:jc w:val="center"/>
        <w:rPr>
          <w:rFonts w:ascii="Arial" w:hAnsi="Arial" w:cs="Arial"/>
          <w:sz w:val="24"/>
          <w:szCs w:val="24"/>
        </w:rPr>
      </w:pPr>
      <w:r w:rsidRPr="00F66870">
        <w:rPr>
          <w:rFonts w:ascii="Arial" w:hAnsi="Arial" w:cs="Arial"/>
          <w:sz w:val="24"/>
          <w:szCs w:val="24"/>
        </w:rPr>
        <w:t>Vitor Quirino Cavalcante</w:t>
      </w:r>
    </w:p>
    <w:p w14:paraId="3C0F4B21" w14:textId="686A5EBD" w:rsidR="00C37899" w:rsidRPr="00F66870" w:rsidRDefault="00C37899" w:rsidP="006478E0">
      <w:pPr>
        <w:jc w:val="center"/>
        <w:rPr>
          <w:rFonts w:ascii="Arial" w:hAnsi="Arial" w:cs="Arial"/>
          <w:sz w:val="24"/>
          <w:szCs w:val="24"/>
        </w:rPr>
      </w:pPr>
      <w:r>
        <w:rPr>
          <w:rFonts w:ascii="Arial" w:hAnsi="Arial" w:cs="Arial"/>
          <w:sz w:val="24"/>
          <w:szCs w:val="24"/>
        </w:rPr>
        <w:t>Willian</w:t>
      </w:r>
      <w:r w:rsidR="009F0DB9">
        <w:rPr>
          <w:rFonts w:ascii="Arial" w:hAnsi="Arial" w:cs="Arial"/>
          <w:sz w:val="24"/>
          <w:szCs w:val="24"/>
        </w:rPr>
        <w:t xml:space="preserve"> dos Santos Brito Silva </w:t>
      </w:r>
    </w:p>
    <w:p w14:paraId="31C1FD31" w14:textId="77777777" w:rsidR="008014A1" w:rsidRPr="00F66870" w:rsidRDefault="008014A1" w:rsidP="006478E0">
      <w:pPr>
        <w:jc w:val="center"/>
        <w:rPr>
          <w:rFonts w:ascii="Arial" w:hAnsi="Arial" w:cs="Arial"/>
          <w:sz w:val="24"/>
          <w:szCs w:val="24"/>
        </w:rPr>
      </w:pPr>
    </w:p>
    <w:p w14:paraId="7A1B1039" w14:textId="77777777" w:rsidR="00F66870" w:rsidRPr="00F66870" w:rsidRDefault="00F66870" w:rsidP="006478E0">
      <w:pPr>
        <w:jc w:val="center"/>
        <w:rPr>
          <w:rFonts w:ascii="Arial" w:hAnsi="Arial" w:cs="Arial"/>
          <w:sz w:val="24"/>
          <w:szCs w:val="24"/>
        </w:rPr>
      </w:pPr>
    </w:p>
    <w:p w14:paraId="7B4A4939" w14:textId="77777777" w:rsidR="00F66870" w:rsidRPr="00F66870" w:rsidRDefault="00F66870" w:rsidP="006478E0">
      <w:pPr>
        <w:jc w:val="center"/>
        <w:rPr>
          <w:rFonts w:ascii="Arial" w:hAnsi="Arial" w:cs="Arial"/>
          <w:sz w:val="24"/>
          <w:szCs w:val="24"/>
        </w:rPr>
      </w:pPr>
    </w:p>
    <w:p w14:paraId="6BE80CE9" w14:textId="2694AD17" w:rsidR="00F66870" w:rsidRDefault="00F66870" w:rsidP="006478E0">
      <w:pPr>
        <w:jc w:val="center"/>
        <w:rPr>
          <w:rFonts w:ascii="Arial" w:hAnsi="Arial" w:cs="Arial"/>
          <w:sz w:val="24"/>
          <w:szCs w:val="24"/>
        </w:rPr>
      </w:pPr>
    </w:p>
    <w:p w14:paraId="30C10B58" w14:textId="78DD0D73" w:rsidR="006478E0" w:rsidRDefault="006478E0" w:rsidP="006478E0">
      <w:pPr>
        <w:jc w:val="center"/>
        <w:rPr>
          <w:rFonts w:ascii="Arial" w:hAnsi="Arial" w:cs="Arial"/>
          <w:sz w:val="24"/>
          <w:szCs w:val="24"/>
        </w:rPr>
      </w:pPr>
    </w:p>
    <w:p w14:paraId="5359F6DA" w14:textId="77777777" w:rsidR="006478E0" w:rsidRPr="00F66870" w:rsidRDefault="006478E0" w:rsidP="006478E0">
      <w:pPr>
        <w:jc w:val="center"/>
        <w:rPr>
          <w:rFonts w:ascii="Arial" w:hAnsi="Arial" w:cs="Arial"/>
          <w:sz w:val="24"/>
          <w:szCs w:val="24"/>
        </w:rPr>
      </w:pPr>
    </w:p>
    <w:p w14:paraId="40443491" w14:textId="4231287D" w:rsidR="008014A1" w:rsidRPr="00F66870" w:rsidRDefault="008014A1" w:rsidP="006478E0">
      <w:pPr>
        <w:jc w:val="center"/>
        <w:rPr>
          <w:rFonts w:ascii="Arial" w:hAnsi="Arial" w:cs="Arial"/>
          <w:sz w:val="24"/>
          <w:szCs w:val="24"/>
        </w:rPr>
      </w:pPr>
      <w:r w:rsidRPr="00F66870">
        <w:rPr>
          <w:rFonts w:ascii="Arial" w:hAnsi="Arial" w:cs="Arial"/>
          <w:sz w:val="24"/>
          <w:szCs w:val="24"/>
        </w:rPr>
        <w:t>Rede Social Empresarial</w:t>
      </w:r>
    </w:p>
    <w:p w14:paraId="13A16423" w14:textId="77777777" w:rsidR="008014A1" w:rsidRPr="00F66870" w:rsidRDefault="008014A1" w:rsidP="006478E0">
      <w:pPr>
        <w:jc w:val="center"/>
        <w:rPr>
          <w:rFonts w:ascii="Arial" w:hAnsi="Arial" w:cs="Arial"/>
          <w:sz w:val="24"/>
          <w:szCs w:val="24"/>
        </w:rPr>
      </w:pPr>
    </w:p>
    <w:p w14:paraId="318B54CE" w14:textId="77777777" w:rsidR="008014A1" w:rsidRPr="00F66870" w:rsidRDefault="008014A1" w:rsidP="006478E0">
      <w:pPr>
        <w:jc w:val="center"/>
        <w:rPr>
          <w:rFonts w:ascii="Arial" w:hAnsi="Arial" w:cs="Arial"/>
          <w:sz w:val="24"/>
          <w:szCs w:val="24"/>
        </w:rPr>
      </w:pPr>
    </w:p>
    <w:p w14:paraId="49411E41" w14:textId="77777777" w:rsidR="008014A1" w:rsidRPr="00F66870" w:rsidRDefault="008014A1" w:rsidP="006478E0">
      <w:pPr>
        <w:jc w:val="center"/>
        <w:rPr>
          <w:rFonts w:ascii="Arial" w:hAnsi="Arial" w:cs="Arial"/>
          <w:sz w:val="24"/>
          <w:szCs w:val="24"/>
        </w:rPr>
      </w:pPr>
    </w:p>
    <w:p w14:paraId="62327F06" w14:textId="77777777" w:rsidR="008014A1" w:rsidRPr="00F66870" w:rsidRDefault="008014A1" w:rsidP="006478E0">
      <w:pPr>
        <w:jc w:val="center"/>
        <w:rPr>
          <w:rFonts w:ascii="Arial" w:hAnsi="Arial" w:cs="Arial"/>
          <w:sz w:val="24"/>
          <w:szCs w:val="24"/>
        </w:rPr>
      </w:pPr>
    </w:p>
    <w:p w14:paraId="463FFA19" w14:textId="77777777" w:rsidR="008014A1" w:rsidRPr="00F66870" w:rsidRDefault="008014A1" w:rsidP="006478E0">
      <w:pPr>
        <w:jc w:val="center"/>
        <w:rPr>
          <w:rFonts w:ascii="Arial" w:hAnsi="Arial" w:cs="Arial"/>
          <w:sz w:val="24"/>
          <w:szCs w:val="24"/>
        </w:rPr>
      </w:pPr>
    </w:p>
    <w:p w14:paraId="1F6A60A8" w14:textId="77777777" w:rsidR="008014A1" w:rsidRPr="00F66870" w:rsidRDefault="008014A1" w:rsidP="006478E0">
      <w:pPr>
        <w:jc w:val="center"/>
        <w:rPr>
          <w:rFonts w:ascii="Arial" w:hAnsi="Arial" w:cs="Arial"/>
          <w:sz w:val="24"/>
          <w:szCs w:val="24"/>
        </w:rPr>
      </w:pPr>
    </w:p>
    <w:p w14:paraId="4F0AE320" w14:textId="77777777" w:rsidR="008014A1" w:rsidRPr="00F66870" w:rsidRDefault="008014A1" w:rsidP="006478E0">
      <w:pPr>
        <w:jc w:val="center"/>
        <w:rPr>
          <w:rFonts w:ascii="Arial" w:hAnsi="Arial" w:cs="Arial"/>
          <w:sz w:val="24"/>
          <w:szCs w:val="24"/>
        </w:rPr>
      </w:pPr>
    </w:p>
    <w:p w14:paraId="6FB81126" w14:textId="6B6DEE4E" w:rsidR="008014A1" w:rsidRDefault="008014A1" w:rsidP="006478E0">
      <w:pPr>
        <w:jc w:val="center"/>
        <w:rPr>
          <w:rFonts w:ascii="Arial" w:hAnsi="Arial" w:cs="Arial"/>
          <w:sz w:val="24"/>
          <w:szCs w:val="24"/>
        </w:rPr>
      </w:pPr>
    </w:p>
    <w:p w14:paraId="735C2629" w14:textId="3130EE9A" w:rsidR="006478E0" w:rsidRDefault="006478E0" w:rsidP="006478E0">
      <w:pPr>
        <w:jc w:val="center"/>
        <w:rPr>
          <w:rFonts w:ascii="Arial" w:hAnsi="Arial" w:cs="Arial"/>
          <w:sz w:val="24"/>
          <w:szCs w:val="24"/>
        </w:rPr>
      </w:pPr>
    </w:p>
    <w:p w14:paraId="3D3E5F97" w14:textId="1CE5EEF0" w:rsidR="006478E0" w:rsidRDefault="006478E0" w:rsidP="006478E0">
      <w:pPr>
        <w:jc w:val="center"/>
        <w:rPr>
          <w:rFonts w:ascii="Arial" w:hAnsi="Arial" w:cs="Arial"/>
          <w:sz w:val="24"/>
          <w:szCs w:val="24"/>
        </w:rPr>
      </w:pPr>
    </w:p>
    <w:p w14:paraId="3C0C20D0" w14:textId="3853AB2C" w:rsidR="006478E0" w:rsidRDefault="006478E0" w:rsidP="006478E0">
      <w:pPr>
        <w:jc w:val="center"/>
        <w:rPr>
          <w:rFonts w:ascii="Arial" w:hAnsi="Arial" w:cs="Arial"/>
          <w:sz w:val="24"/>
          <w:szCs w:val="24"/>
        </w:rPr>
      </w:pPr>
    </w:p>
    <w:p w14:paraId="0376C66F" w14:textId="66A54F53" w:rsidR="008014A1" w:rsidRPr="00F66870" w:rsidRDefault="008014A1" w:rsidP="006478E0">
      <w:pPr>
        <w:rPr>
          <w:rFonts w:ascii="Arial" w:hAnsi="Arial" w:cs="Arial"/>
          <w:sz w:val="24"/>
          <w:szCs w:val="24"/>
        </w:rPr>
      </w:pPr>
    </w:p>
    <w:p w14:paraId="7EA74BE4" w14:textId="77777777" w:rsidR="008014A1" w:rsidRPr="00F66870" w:rsidRDefault="008014A1" w:rsidP="006478E0">
      <w:pPr>
        <w:jc w:val="center"/>
        <w:rPr>
          <w:rFonts w:ascii="Arial" w:hAnsi="Arial" w:cs="Arial"/>
          <w:sz w:val="24"/>
          <w:szCs w:val="24"/>
        </w:rPr>
      </w:pPr>
    </w:p>
    <w:p w14:paraId="13B4B391" w14:textId="24788C37" w:rsidR="00F66870" w:rsidRDefault="00F66870" w:rsidP="001E75B8"/>
    <w:p w14:paraId="165989FC" w14:textId="77777777" w:rsidR="00F66870" w:rsidRPr="00F66870" w:rsidRDefault="00F66870" w:rsidP="00F66870">
      <w:pPr>
        <w:jc w:val="center"/>
        <w:rPr>
          <w:rFonts w:ascii="Arial" w:hAnsi="Arial" w:cs="Arial"/>
          <w:sz w:val="24"/>
          <w:szCs w:val="24"/>
        </w:rPr>
      </w:pPr>
      <w:r w:rsidRPr="00F66870">
        <w:rPr>
          <w:rFonts w:ascii="Arial" w:hAnsi="Arial" w:cs="Arial"/>
          <w:sz w:val="24"/>
          <w:szCs w:val="24"/>
        </w:rPr>
        <w:lastRenderedPageBreak/>
        <w:t>Lethicia Damaceno Alves</w:t>
      </w:r>
    </w:p>
    <w:p w14:paraId="040F46E4" w14:textId="77777777" w:rsidR="00F66870" w:rsidRPr="00F66870" w:rsidRDefault="00F66870" w:rsidP="00F66870">
      <w:pPr>
        <w:jc w:val="center"/>
        <w:rPr>
          <w:rFonts w:ascii="Arial" w:hAnsi="Arial" w:cs="Arial"/>
          <w:sz w:val="24"/>
          <w:szCs w:val="24"/>
        </w:rPr>
      </w:pPr>
      <w:r w:rsidRPr="00F66870">
        <w:rPr>
          <w:rFonts w:ascii="Arial" w:hAnsi="Arial" w:cs="Arial"/>
          <w:sz w:val="24"/>
          <w:szCs w:val="24"/>
        </w:rPr>
        <w:t>Stevan Augusto Lopes Da Costa</w:t>
      </w:r>
    </w:p>
    <w:p w14:paraId="591F5119" w14:textId="77777777" w:rsidR="00F66870" w:rsidRPr="00F66870" w:rsidRDefault="00F66870" w:rsidP="00F66870">
      <w:pPr>
        <w:jc w:val="center"/>
        <w:rPr>
          <w:rFonts w:ascii="Arial" w:hAnsi="Arial" w:cs="Arial"/>
          <w:sz w:val="24"/>
          <w:szCs w:val="24"/>
        </w:rPr>
      </w:pPr>
      <w:r w:rsidRPr="00F66870">
        <w:rPr>
          <w:rFonts w:ascii="Arial" w:hAnsi="Arial" w:cs="Arial"/>
          <w:sz w:val="24"/>
          <w:szCs w:val="24"/>
        </w:rPr>
        <w:t>Sabrina Da Silva Oliveira</w:t>
      </w:r>
    </w:p>
    <w:p w14:paraId="217715BC" w14:textId="77777777" w:rsidR="00F66870" w:rsidRPr="001E75B8" w:rsidRDefault="00F66870" w:rsidP="001E75B8">
      <w:pPr>
        <w:jc w:val="center"/>
        <w:rPr>
          <w:rFonts w:ascii="Arial" w:hAnsi="Arial" w:cs="Arial"/>
          <w:sz w:val="24"/>
          <w:szCs w:val="24"/>
        </w:rPr>
      </w:pPr>
      <w:r w:rsidRPr="00F66870">
        <w:rPr>
          <w:rFonts w:ascii="Arial" w:hAnsi="Arial" w:cs="Arial"/>
          <w:sz w:val="24"/>
          <w:szCs w:val="24"/>
        </w:rPr>
        <w:t>Vitor Quirino Cavalc</w:t>
      </w:r>
      <w:r w:rsidR="001E75B8">
        <w:rPr>
          <w:rFonts w:ascii="Arial" w:hAnsi="Arial" w:cs="Arial"/>
          <w:sz w:val="24"/>
          <w:szCs w:val="24"/>
        </w:rPr>
        <w:t>ante</w:t>
      </w:r>
    </w:p>
    <w:p w14:paraId="7089851E" w14:textId="2CCAC45D" w:rsidR="008014A1" w:rsidRPr="00C37899" w:rsidRDefault="00C37899" w:rsidP="008014A1">
      <w:pPr>
        <w:jc w:val="center"/>
        <w:rPr>
          <w:rFonts w:ascii="Arial" w:hAnsi="Arial" w:cs="Arial"/>
          <w:sz w:val="24"/>
          <w:szCs w:val="24"/>
        </w:rPr>
      </w:pPr>
      <w:r w:rsidRPr="00C37899">
        <w:rPr>
          <w:rFonts w:ascii="Arial" w:hAnsi="Arial" w:cs="Arial"/>
          <w:sz w:val="24"/>
          <w:szCs w:val="24"/>
        </w:rPr>
        <w:t>Willian</w:t>
      </w:r>
      <w:r w:rsidR="009F0DB9">
        <w:rPr>
          <w:rFonts w:ascii="Arial" w:hAnsi="Arial" w:cs="Arial"/>
          <w:sz w:val="24"/>
          <w:szCs w:val="24"/>
        </w:rPr>
        <w:t xml:space="preserve"> dos Santos Brito Silva</w:t>
      </w:r>
    </w:p>
    <w:p w14:paraId="28EB54D8" w14:textId="77777777" w:rsidR="006478E0" w:rsidRDefault="006478E0" w:rsidP="008014A1">
      <w:pPr>
        <w:jc w:val="center"/>
        <w:rPr>
          <w:rFonts w:ascii="Arial" w:hAnsi="Arial" w:cs="Arial"/>
          <w:sz w:val="24"/>
          <w:szCs w:val="24"/>
        </w:rPr>
      </w:pPr>
    </w:p>
    <w:p w14:paraId="66C4B619" w14:textId="3FA7F192" w:rsidR="008014A1" w:rsidRPr="00F66870" w:rsidRDefault="00F66870" w:rsidP="008014A1">
      <w:pPr>
        <w:jc w:val="center"/>
        <w:rPr>
          <w:rFonts w:ascii="Arial" w:hAnsi="Arial" w:cs="Arial"/>
          <w:sz w:val="24"/>
          <w:szCs w:val="24"/>
        </w:rPr>
      </w:pPr>
      <w:r w:rsidRPr="00F66870">
        <w:rPr>
          <w:rFonts w:ascii="Arial" w:hAnsi="Arial" w:cs="Arial"/>
          <w:sz w:val="24"/>
          <w:szCs w:val="24"/>
        </w:rPr>
        <w:t>Rede Social Empresarial</w:t>
      </w:r>
    </w:p>
    <w:p w14:paraId="238AD3FF" w14:textId="77777777" w:rsidR="008014A1" w:rsidRDefault="008014A1" w:rsidP="008014A1">
      <w:pPr>
        <w:jc w:val="center"/>
      </w:pPr>
    </w:p>
    <w:p w14:paraId="1FF39B3B" w14:textId="77777777" w:rsidR="00EE5FBC" w:rsidRPr="00EE5FBC" w:rsidRDefault="00EE5FBC" w:rsidP="00EE5FBC">
      <w:pPr>
        <w:spacing w:line="360" w:lineRule="auto"/>
        <w:ind w:leftChars="2000" w:left="4400"/>
        <w:jc w:val="both"/>
        <w:rPr>
          <w:rFonts w:ascii="Arial" w:hAnsi="Arial" w:cs="Arial"/>
          <w:sz w:val="24"/>
          <w:szCs w:val="24"/>
        </w:rPr>
      </w:pPr>
      <w:r w:rsidRPr="00EE5FBC">
        <w:rPr>
          <w:rFonts w:ascii="Arial" w:hAnsi="Arial" w:cs="Arial"/>
          <w:sz w:val="24"/>
          <w:szCs w:val="24"/>
        </w:rPr>
        <w:t xml:space="preserve">Projeto de desenvolvimento de software, apresentado ao SENAI JAGUARIÚNA, como parte das exigências para a obtenção do título de </w:t>
      </w:r>
      <w:r>
        <w:rPr>
          <w:rFonts w:ascii="Arial" w:hAnsi="Arial" w:cs="Arial"/>
          <w:sz w:val="24"/>
          <w:szCs w:val="24"/>
        </w:rPr>
        <w:t xml:space="preserve">Técnico em </w:t>
      </w:r>
      <w:r w:rsidRPr="00EE5FBC">
        <w:rPr>
          <w:rFonts w:ascii="Arial" w:hAnsi="Arial" w:cs="Arial"/>
          <w:sz w:val="24"/>
          <w:szCs w:val="24"/>
        </w:rPr>
        <w:t xml:space="preserve">Desenvolvimento </w:t>
      </w:r>
      <w:r w:rsidRPr="00EE5FBC">
        <w:rPr>
          <w:rFonts w:ascii="Arial" w:hAnsi="Arial" w:cs="Arial"/>
          <w:sz w:val="24"/>
          <w:szCs w:val="24"/>
        </w:rPr>
        <w:tab/>
        <w:t xml:space="preserve">de </w:t>
      </w:r>
    </w:p>
    <w:p w14:paraId="5F96E5BF" w14:textId="77777777" w:rsidR="00EE5FBC" w:rsidRPr="00EE5FBC" w:rsidRDefault="00EE5FBC" w:rsidP="00EE5FBC">
      <w:pPr>
        <w:spacing w:after="115"/>
        <w:ind w:leftChars="2000" w:left="4400"/>
        <w:jc w:val="both"/>
        <w:rPr>
          <w:rFonts w:ascii="Arial" w:hAnsi="Arial" w:cs="Arial"/>
          <w:sz w:val="24"/>
          <w:szCs w:val="24"/>
        </w:rPr>
      </w:pPr>
      <w:r w:rsidRPr="00EE5FBC">
        <w:rPr>
          <w:rFonts w:ascii="Arial" w:hAnsi="Arial" w:cs="Arial"/>
          <w:sz w:val="24"/>
          <w:szCs w:val="24"/>
        </w:rPr>
        <w:t xml:space="preserve">Sistemas. </w:t>
      </w:r>
    </w:p>
    <w:p w14:paraId="3AF8BCE2" w14:textId="77777777" w:rsidR="00EE5FBC" w:rsidRPr="00EE5FBC" w:rsidRDefault="00EE5FBC" w:rsidP="001E75B8">
      <w:pPr>
        <w:spacing w:after="115"/>
        <w:ind w:left="65"/>
        <w:jc w:val="center"/>
        <w:rPr>
          <w:rFonts w:ascii="Arial" w:hAnsi="Arial" w:cs="Arial"/>
          <w:sz w:val="24"/>
          <w:szCs w:val="24"/>
        </w:rPr>
      </w:pPr>
      <w:r w:rsidRPr="00EE5FBC">
        <w:rPr>
          <w:rFonts w:ascii="Arial" w:hAnsi="Arial" w:cs="Arial"/>
          <w:sz w:val="24"/>
          <w:szCs w:val="24"/>
        </w:rPr>
        <w:t xml:space="preserve"> </w:t>
      </w:r>
    </w:p>
    <w:p w14:paraId="7373048A" w14:textId="77777777" w:rsidR="00EE5FBC" w:rsidRPr="00EE5FBC" w:rsidRDefault="007506E1" w:rsidP="00EE5FBC">
      <w:pPr>
        <w:spacing w:after="119"/>
        <w:ind w:right="458"/>
        <w:jc w:val="right"/>
        <w:rPr>
          <w:rFonts w:ascii="Arial" w:hAnsi="Arial" w:cs="Arial"/>
          <w:sz w:val="24"/>
          <w:szCs w:val="24"/>
        </w:rPr>
      </w:pPr>
      <w:r>
        <w:rPr>
          <w:rFonts w:ascii="Arial" w:hAnsi="Arial" w:cs="Arial"/>
          <w:sz w:val="24"/>
          <w:szCs w:val="24"/>
        </w:rPr>
        <w:t>Jaguariúna, xx de Março</w:t>
      </w:r>
      <w:r w:rsidR="00EE5FBC" w:rsidRPr="00EE5FBC">
        <w:rPr>
          <w:rFonts w:ascii="Arial" w:hAnsi="Arial" w:cs="Arial"/>
          <w:sz w:val="24"/>
          <w:szCs w:val="24"/>
        </w:rPr>
        <w:t xml:space="preserve"> de 2020. </w:t>
      </w:r>
    </w:p>
    <w:p w14:paraId="1E820531" w14:textId="77777777" w:rsidR="00EE5FBC" w:rsidRPr="00EE5FBC" w:rsidRDefault="00EE5FBC" w:rsidP="00EE5FBC">
      <w:pPr>
        <w:spacing w:after="115"/>
        <w:ind w:left="65"/>
        <w:jc w:val="center"/>
        <w:rPr>
          <w:rFonts w:ascii="Arial" w:hAnsi="Arial" w:cs="Arial"/>
          <w:sz w:val="24"/>
          <w:szCs w:val="24"/>
        </w:rPr>
      </w:pPr>
      <w:r w:rsidRPr="00EE5FBC">
        <w:rPr>
          <w:rFonts w:ascii="Arial" w:hAnsi="Arial" w:cs="Arial"/>
          <w:sz w:val="24"/>
          <w:szCs w:val="24"/>
        </w:rPr>
        <w:t xml:space="preserve"> </w:t>
      </w:r>
    </w:p>
    <w:p w14:paraId="7D0DE15E" w14:textId="77777777" w:rsidR="00EE5FBC" w:rsidRPr="00EE5FBC" w:rsidRDefault="00EE5FBC" w:rsidP="00EE5FBC">
      <w:pPr>
        <w:spacing w:after="115"/>
        <w:ind w:left="1489" w:right="1483"/>
        <w:jc w:val="center"/>
        <w:rPr>
          <w:rFonts w:ascii="Arial" w:hAnsi="Arial" w:cs="Arial"/>
          <w:sz w:val="24"/>
          <w:szCs w:val="24"/>
        </w:rPr>
      </w:pPr>
      <w:r w:rsidRPr="00EE5FBC">
        <w:rPr>
          <w:rFonts w:ascii="Arial" w:hAnsi="Arial" w:cs="Arial"/>
          <w:sz w:val="24"/>
          <w:szCs w:val="24"/>
        </w:rPr>
        <w:t xml:space="preserve">Banca Examinadora </w:t>
      </w:r>
    </w:p>
    <w:p w14:paraId="188BD8AC" w14:textId="77777777" w:rsidR="00EE5FBC" w:rsidRPr="00EE5FBC" w:rsidRDefault="00EE5FBC" w:rsidP="00EE5FBC">
      <w:pPr>
        <w:spacing w:after="115"/>
        <w:ind w:left="65"/>
        <w:jc w:val="center"/>
        <w:rPr>
          <w:rFonts w:ascii="Arial" w:hAnsi="Arial" w:cs="Arial"/>
          <w:sz w:val="24"/>
          <w:szCs w:val="24"/>
        </w:rPr>
      </w:pPr>
      <w:r w:rsidRPr="00EE5FBC">
        <w:rPr>
          <w:rFonts w:ascii="Arial" w:hAnsi="Arial" w:cs="Arial"/>
          <w:sz w:val="24"/>
          <w:szCs w:val="24"/>
        </w:rPr>
        <w:t xml:space="preserve"> </w:t>
      </w:r>
    </w:p>
    <w:p w14:paraId="48040C56" w14:textId="77777777" w:rsidR="00EE5FBC" w:rsidRPr="00EE5FBC" w:rsidRDefault="00EE5FBC" w:rsidP="00EE5FBC">
      <w:pPr>
        <w:spacing w:after="0" w:line="361" w:lineRule="auto"/>
        <w:ind w:left="1489" w:right="1414"/>
        <w:jc w:val="center"/>
        <w:rPr>
          <w:rFonts w:ascii="Arial" w:hAnsi="Arial" w:cs="Arial"/>
          <w:sz w:val="24"/>
          <w:szCs w:val="24"/>
        </w:rPr>
      </w:pPr>
      <w:r w:rsidRPr="00EE5FBC">
        <w:rPr>
          <w:rFonts w:ascii="Arial" w:hAnsi="Arial" w:cs="Arial"/>
          <w:sz w:val="24"/>
          <w:szCs w:val="24"/>
        </w:rPr>
        <w:t>__________</w:t>
      </w:r>
      <w:r>
        <w:rPr>
          <w:rFonts w:ascii="Arial" w:hAnsi="Arial" w:cs="Arial"/>
          <w:sz w:val="24"/>
          <w:szCs w:val="24"/>
        </w:rPr>
        <w:t>_______________________________</w:t>
      </w:r>
      <w:r w:rsidRPr="00EE5FBC">
        <w:rPr>
          <w:rFonts w:ascii="Arial" w:hAnsi="Arial" w:cs="Arial"/>
          <w:sz w:val="24"/>
          <w:szCs w:val="24"/>
        </w:rPr>
        <w:t xml:space="preserve"> Pr</w:t>
      </w:r>
      <w:r>
        <w:rPr>
          <w:rFonts w:ascii="Arial" w:hAnsi="Arial" w:cs="Arial"/>
          <w:sz w:val="24"/>
          <w:szCs w:val="24"/>
        </w:rPr>
        <w:t>of. orientador,</w:t>
      </w:r>
      <w:r w:rsidRPr="00EE5FBC">
        <w:rPr>
          <w:rFonts w:ascii="Arial" w:hAnsi="Arial" w:cs="Arial"/>
          <w:sz w:val="24"/>
          <w:szCs w:val="24"/>
        </w:rPr>
        <w:t xml:space="preserve"> Reenye</w:t>
      </w:r>
      <w:r>
        <w:rPr>
          <w:rFonts w:ascii="Arial" w:hAnsi="Arial" w:cs="Arial"/>
          <w:sz w:val="24"/>
          <w:szCs w:val="24"/>
        </w:rPr>
        <w:t xml:space="preserve"> Lima</w:t>
      </w:r>
      <w:r w:rsidRPr="00EE5FBC">
        <w:rPr>
          <w:rFonts w:ascii="Arial" w:hAnsi="Arial" w:cs="Arial"/>
          <w:sz w:val="24"/>
          <w:szCs w:val="24"/>
        </w:rPr>
        <w:t xml:space="preserve">.  </w:t>
      </w:r>
    </w:p>
    <w:p w14:paraId="5E5A0E84" w14:textId="77777777" w:rsidR="00EE5FBC" w:rsidRPr="00EE5FBC" w:rsidRDefault="00EE5FBC" w:rsidP="00EE5FBC">
      <w:pPr>
        <w:spacing w:after="117"/>
        <w:ind w:left="65"/>
        <w:jc w:val="center"/>
        <w:rPr>
          <w:rFonts w:ascii="Arial" w:hAnsi="Arial" w:cs="Arial"/>
          <w:sz w:val="24"/>
          <w:szCs w:val="24"/>
        </w:rPr>
      </w:pPr>
      <w:r w:rsidRPr="00EE5FBC">
        <w:rPr>
          <w:rFonts w:ascii="Arial" w:hAnsi="Arial" w:cs="Arial"/>
          <w:sz w:val="24"/>
          <w:szCs w:val="24"/>
        </w:rPr>
        <w:t xml:space="preserve"> </w:t>
      </w:r>
    </w:p>
    <w:p w14:paraId="3FEBBE89" w14:textId="77777777" w:rsidR="00EE5FBC" w:rsidRPr="00EE5FBC" w:rsidRDefault="00EE5FBC" w:rsidP="00EE5FBC">
      <w:pPr>
        <w:spacing w:after="2" w:line="359" w:lineRule="auto"/>
        <w:ind w:left="1489" w:right="1414"/>
        <w:jc w:val="center"/>
        <w:rPr>
          <w:rFonts w:ascii="Arial" w:hAnsi="Arial" w:cs="Arial"/>
          <w:sz w:val="24"/>
          <w:szCs w:val="24"/>
        </w:rPr>
      </w:pPr>
      <w:r w:rsidRPr="00EE5FBC">
        <w:rPr>
          <w:rFonts w:ascii="Arial" w:hAnsi="Arial" w:cs="Arial"/>
          <w:sz w:val="24"/>
          <w:szCs w:val="24"/>
        </w:rPr>
        <w:t>__________</w:t>
      </w:r>
      <w:r>
        <w:rPr>
          <w:rFonts w:ascii="Arial" w:hAnsi="Arial" w:cs="Arial"/>
          <w:sz w:val="24"/>
          <w:szCs w:val="24"/>
        </w:rPr>
        <w:t>_______________________________</w:t>
      </w:r>
      <w:r w:rsidRPr="00EE5FBC">
        <w:rPr>
          <w:rFonts w:ascii="Arial" w:hAnsi="Arial" w:cs="Arial"/>
          <w:sz w:val="24"/>
          <w:szCs w:val="24"/>
        </w:rPr>
        <w:t xml:space="preserve"> Pr</w:t>
      </w:r>
      <w:r>
        <w:rPr>
          <w:rFonts w:ascii="Arial" w:hAnsi="Arial" w:cs="Arial"/>
          <w:sz w:val="24"/>
          <w:szCs w:val="24"/>
        </w:rPr>
        <w:t>of. orientador,</w:t>
      </w:r>
      <w:r w:rsidRPr="00EE5FBC">
        <w:rPr>
          <w:rFonts w:ascii="Arial" w:hAnsi="Arial" w:cs="Arial"/>
          <w:sz w:val="24"/>
          <w:szCs w:val="24"/>
        </w:rPr>
        <w:t xml:space="preserve"> Rafael</w:t>
      </w:r>
      <w:r>
        <w:rPr>
          <w:rFonts w:ascii="Arial" w:hAnsi="Arial" w:cs="Arial"/>
          <w:sz w:val="24"/>
          <w:szCs w:val="24"/>
        </w:rPr>
        <w:t xml:space="preserve"> Martins</w:t>
      </w:r>
      <w:r w:rsidRPr="00EE5FBC">
        <w:rPr>
          <w:rFonts w:ascii="Arial" w:hAnsi="Arial" w:cs="Arial"/>
          <w:sz w:val="24"/>
          <w:szCs w:val="24"/>
        </w:rPr>
        <w:t xml:space="preserve">. </w:t>
      </w:r>
    </w:p>
    <w:p w14:paraId="51F96CC7" w14:textId="77777777" w:rsidR="00EE5FBC" w:rsidRPr="00EE5FBC" w:rsidRDefault="00EE5FBC" w:rsidP="00EE5FBC">
      <w:pPr>
        <w:spacing w:after="115"/>
        <w:ind w:left="65"/>
        <w:jc w:val="center"/>
        <w:rPr>
          <w:rFonts w:ascii="Arial" w:hAnsi="Arial" w:cs="Arial"/>
          <w:sz w:val="24"/>
          <w:szCs w:val="24"/>
        </w:rPr>
      </w:pPr>
      <w:r w:rsidRPr="00EE5FBC">
        <w:rPr>
          <w:rFonts w:ascii="Arial" w:hAnsi="Arial" w:cs="Arial"/>
          <w:sz w:val="24"/>
          <w:szCs w:val="24"/>
        </w:rPr>
        <w:t xml:space="preserve"> </w:t>
      </w:r>
    </w:p>
    <w:p w14:paraId="68CEF46B" w14:textId="77777777" w:rsidR="00EE5FBC" w:rsidRPr="00EE5FBC" w:rsidRDefault="00EE5FBC" w:rsidP="00EE5FBC">
      <w:pPr>
        <w:spacing w:after="0" w:line="361" w:lineRule="auto"/>
        <w:ind w:left="1489" w:right="1414"/>
        <w:jc w:val="center"/>
        <w:rPr>
          <w:rFonts w:ascii="Arial" w:hAnsi="Arial" w:cs="Arial"/>
          <w:sz w:val="24"/>
          <w:szCs w:val="24"/>
        </w:rPr>
      </w:pPr>
      <w:r w:rsidRPr="00EE5FBC">
        <w:rPr>
          <w:rFonts w:ascii="Arial" w:hAnsi="Arial" w:cs="Arial"/>
          <w:sz w:val="24"/>
          <w:szCs w:val="24"/>
        </w:rPr>
        <w:t>___________</w:t>
      </w:r>
      <w:r>
        <w:rPr>
          <w:rFonts w:ascii="Arial" w:hAnsi="Arial" w:cs="Arial"/>
          <w:sz w:val="24"/>
          <w:szCs w:val="24"/>
        </w:rPr>
        <w:t>______________________________</w:t>
      </w:r>
      <w:r w:rsidRPr="00EE5FBC">
        <w:rPr>
          <w:rFonts w:ascii="Arial" w:hAnsi="Arial" w:cs="Arial"/>
          <w:sz w:val="24"/>
          <w:szCs w:val="24"/>
        </w:rPr>
        <w:t>Pr</w:t>
      </w:r>
      <w:r>
        <w:rPr>
          <w:rFonts w:ascii="Arial" w:hAnsi="Arial" w:cs="Arial"/>
          <w:sz w:val="24"/>
          <w:szCs w:val="24"/>
        </w:rPr>
        <w:t>of. Orientador,</w:t>
      </w:r>
      <w:r w:rsidRPr="00EE5FBC">
        <w:rPr>
          <w:rFonts w:ascii="Arial" w:hAnsi="Arial" w:cs="Arial"/>
          <w:sz w:val="24"/>
          <w:szCs w:val="24"/>
        </w:rPr>
        <w:t xml:space="preserve"> Wellington</w:t>
      </w:r>
      <w:r w:rsidR="00A43E2E">
        <w:rPr>
          <w:rFonts w:ascii="Arial" w:hAnsi="Arial" w:cs="Arial"/>
          <w:sz w:val="24"/>
          <w:szCs w:val="24"/>
        </w:rPr>
        <w:t xml:space="preserve"> </w:t>
      </w:r>
      <w:r w:rsidR="001E75B8">
        <w:rPr>
          <w:rFonts w:ascii="Arial" w:hAnsi="Arial" w:cs="Arial"/>
          <w:sz w:val="24"/>
          <w:szCs w:val="24"/>
        </w:rPr>
        <w:t>Fabio de Oliveira M.</w:t>
      </w:r>
      <w:r w:rsidRPr="00EE5FBC">
        <w:rPr>
          <w:rFonts w:ascii="Arial" w:hAnsi="Arial" w:cs="Arial"/>
          <w:sz w:val="24"/>
          <w:szCs w:val="24"/>
        </w:rPr>
        <w:t xml:space="preserve"> </w:t>
      </w:r>
    </w:p>
    <w:p w14:paraId="66839CD0" w14:textId="77777777" w:rsidR="00EE5FBC" w:rsidRPr="00EE5FBC" w:rsidRDefault="00EE5FBC" w:rsidP="00EE5FBC">
      <w:pPr>
        <w:spacing w:after="117"/>
        <w:ind w:left="65"/>
        <w:jc w:val="center"/>
        <w:rPr>
          <w:rFonts w:ascii="Arial" w:hAnsi="Arial" w:cs="Arial"/>
          <w:sz w:val="24"/>
          <w:szCs w:val="24"/>
        </w:rPr>
      </w:pPr>
      <w:r w:rsidRPr="00EE5FBC">
        <w:rPr>
          <w:rFonts w:ascii="Arial" w:hAnsi="Arial" w:cs="Arial"/>
          <w:sz w:val="24"/>
          <w:szCs w:val="24"/>
        </w:rPr>
        <w:t xml:space="preserve"> </w:t>
      </w:r>
    </w:p>
    <w:p w14:paraId="6223BFA3" w14:textId="77777777" w:rsidR="00EE5FBC" w:rsidRPr="00EE5FBC" w:rsidRDefault="00EE5FBC" w:rsidP="00EE5FBC">
      <w:pPr>
        <w:spacing w:after="2" w:line="359" w:lineRule="auto"/>
        <w:ind w:left="1489" w:right="1414"/>
        <w:jc w:val="center"/>
        <w:rPr>
          <w:rFonts w:ascii="Arial" w:hAnsi="Arial" w:cs="Arial"/>
          <w:sz w:val="24"/>
          <w:szCs w:val="24"/>
        </w:rPr>
      </w:pPr>
      <w:r w:rsidRPr="00EE5FBC">
        <w:rPr>
          <w:rFonts w:ascii="Arial" w:hAnsi="Arial" w:cs="Arial"/>
          <w:sz w:val="24"/>
          <w:szCs w:val="24"/>
        </w:rPr>
        <w:t>___________</w:t>
      </w:r>
      <w:r w:rsidR="001E75B8">
        <w:rPr>
          <w:rFonts w:ascii="Arial" w:hAnsi="Arial" w:cs="Arial"/>
          <w:sz w:val="24"/>
          <w:szCs w:val="24"/>
        </w:rPr>
        <w:t>______________________________</w:t>
      </w:r>
      <w:r w:rsidRPr="00EE5FBC">
        <w:rPr>
          <w:rFonts w:ascii="Arial" w:hAnsi="Arial" w:cs="Arial"/>
          <w:sz w:val="24"/>
          <w:szCs w:val="24"/>
        </w:rPr>
        <w:t>Pro</w:t>
      </w:r>
      <w:r w:rsidR="001E75B8">
        <w:rPr>
          <w:rFonts w:ascii="Arial" w:hAnsi="Arial" w:cs="Arial"/>
          <w:sz w:val="24"/>
          <w:szCs w:val="24"/>
        </w:rPr>
        <w:t>f. coordenador, Ricardo</w:t>
      </w:r>
      <w:r w:rsidRPr="00EE5FBC">
        <w:rPr>
          <w:rFonts w:ascii="Arial" w:hAnsi="Arial" w:cs="Arial"/>
          <w:sz w:val="24"/>
          <w:szCs w:val="24"/>
        </w:rPr>
        <w:t xml:space="preserve"> Paraguassu </w:t>
      </w:r>
    </w:p>
    <w:p w14:paraId="74EF78F8" w14:textId="3615A89F" w:rsidR="00EE5FBC" w:rsidRDefault="00EE5FBC" w:rsidP="006478E0">
      <w:pPr>
        <w:spacing w:after="118"/>
        <w:ind w:left="65"/>
        <w:jc w:val="center"/>
        <w:rPr>
          <w:rFonts w:ascii="Arial" w:hAnsi="Arial" w:cs="Arial"/>
          <w:sz w:val="24"/>
          <w:szCs w:val="24"/>
        </w:rPr>
      </w:pPr>
      <w:r w:rsidRPr="00EE5FBC">
        <w:rPr>
          <w:rFonts w:ascii="Arial" w:hAnsi="Arial" w:cs="Arial"/>
          <w:sz w:val="24"/>
          <w:szCs w:val="24"/>
        </w:rPr>
        <w:t xml:space="preserve"> </w:t>
      </w:r>
    </w:p>
    <w:p w14:paraId="2200B124" w14:textId="77777777" w:rsidR="001E75B8" w:rsidRPr="007506E1" w:rsidRDefault="001E75B8" w:rsidP="0044366F">
      <w:pPr>
        <w:pStyle w:val="Ttulo1"/>
        <w:jc w:val="center"/>
        <w:rPr>
          <w:b/>
          <w:color w:val="auto"/>
        </w:rPr>
      </w:pPr>
      <w:bookmarkStart w:id="1" w:name="_Toc45263280"/>
      <w:r w:rsidRPr="007506E1">
        <w:rPr>
          <w:b/>
          <w:color w:val="auto"/>
        </w:rPr>
        <w:lastRenderedPageBreak/>
        <w:t>RESUMO</w:t>
      </w:r>
      <w:bookmarkEnd w:id="1"/>
    </w:p>
    <w:p w14:paraId="0F986D0D" w14:textId="77777777" w:rsidR="001E75B8" w:rsidRDefault="001E75B8" w:rsidP="008A0DC0">
      <w:pPr>
        <w:rPr>
          <w:rFonts w:ascii="Arial" w:hAnsi="Arial" w:cs="Arial"/>
          <w:sz w:val="24"/>
          <w:szCs w:val="24"/>
        </w:rPr>
      </w:pPr>
    </w:p>
    <w:p w14:paraId="659C3D53" w14:textId="77777777" w:rsidR="008A0DC0" w:rsidRDefault="0044366F" w:rsidP="00843DF1">
      <w:pPr>
        <w:ind w:firstLine="708"/>
        <w:jc w:val="both"/>
        <w:rPr>
          <w:rFonts w:ascii="Arial" w:hAnsi="Arial" w:cs="Arial"/>
          <w:sz w:val="24"/>
          <w:szCs w:val="24"/>
        </w:rPr>
      </w:pPr>
      <w:r>
        <w:rPr>
          <w:rFonts w:ascii="Arial" w:hAnsi="Arial" w:cs="Arial"/>
          <w:sz w:val="24"/>
          <w:szCs w:val="24"/>
        </w:rPr>
        <w:t xml:space="preserve">O projeto tem como o objetivo principal auxiliar e ajudar empresas para que possam oferecer e requisitar serviços de outras, além de obter mais funcionalidade por meio de agendamento de </w:t>
      </w:r>
      <w:r w:rsidR="008A0DC0">
        <w:rPr>
          <w:rFonts w:ascii="Arial" w:hAnsi="Arial" w:cs="Arial"/>
          <w:sz w:val="24"/>
          <w:szCs w:val="24"/>
        </w:rPr>
        <w:t>reuniões e controle de negócios, para que possamos “encurtar” o processo de busca pelo oficio melhor.</w:t>
      </w:r>
    </w:p>
    <w:p w14:paraId="35E97C6F" w14:textId="3AC6C03E" w:rsidR="008A0DC0" w:rsidRDefault="008A0DC0" w:rsidP="00843DF1">
      <w:pPr>
        <w:ind w:firstLine="708"/>
        <w:jc w:val="both"/>
        <w:rPr>
          <w:rFonts w:ascii="Arial" w:hAnsi="Arial" w:cs="Arial"/>
          <w:sz w:val="24"/>
          <w:szCs w:val="24"/>
        </w:rPr>
      </w:pPr>
      <w:r>
        <w:rPr>
          <w:rFonts w:ascii="Arial" w:hAnsi="Arial" w:cs="Arial"/>
          <w:sz w:val="24"/>
          <w:szCs w:val="24"/>
        </w:rPr>
        <w:t xml:space="preserve">Em vista disso o software “eRelation” é um programa desenvolvido Web e Mobile que disponibiliza o cadastro de micro e grandes empresas, que por meio </w:t>
      </w:r>
      <w:r w:rsidR="00FC0535">
        <w:rPr>
          <w:rFonts w:ascii="Arial" w:hAnsi="Arial" w:cs="Arial"/>
          <w:sz w:val="24"/>
          <w:szCs w:val="24"/>
        </w:rPr>
        <w:t>d</w:t>
      </w:r>
      <w:r>
        <w:rPr>
          <w:rFonts w:ascii="Arial" w:hAnsi="Arial" w:cs="Arial"/>
          <w:sz w:val="24"/>
          <w:szCs w:val="24"/>
        </w:rPr>
        <w:t>e ferramentas como busca por mapa e qualidade de serviço possam escolher a empresa certa para uma parceria em vista da grande diplomacia e dificuldade de achar a proficuidade necessária</w:t>
      </w:r>
      <w:r w:rsidR="000327ED">
        <w:rPr>
          <w:rFonts w:ascii="Arial" w:hAnsi="Arial" w:cs="Arial"/>
          <w:sz w:val="24"/>
          <w:szCs w:val="24"/>
        </w:rPr>
        <w:t xml:space="preserve"> em meio á esse grande mercado de trabalho.</w:t>
      </w:r>
      <w:r>
        <w:rPr>
          <w:rFonts w:ascii="Arial" w:hAnsi="Arial" w:cs="Arial"/>
          <w:sz w:val="24"/>
          <w:szCs w:val="24"/>
        </w:rPr>
        <w:t xml:space="preserve"> </w:t>
      </w:r>
    </w:p>
    <w:p w14:paraId="59577BA6" w14:textId="77777777" w:rsidR="008A0DC0" w:rsidRDefault="008A0DC0" w:rsidP="008A0DC0">
      <w:pPr>
        <w:rPr>
          <w:rFonts w:ascii="Arial" w:hAnsi="Arial" w:cs="Arial"/>
          <w:sz w:val="24"/>
          <w:szCs w:val="24"/>
        </w:rPr>
      </w:pPr>
    </w:p>
    <w:p w14:paraId="0C2F7A88" w14:textId="77777777" w:rsidR="001E75B8" w:rsidRDefault="001E75B8" w:rsidP="008014A1">
      <w:pPr>
        <w:jc w:val="center"/>
        <w:rPr>
          <w:rFonts w:ascii="Arial" w:hAnsi="Arial" w:cs="Arial"/>
          <w:sz w:val="24"/>
          <w:szCs w:val="24"/>
        </w:rPr>
      </w:pPr>
    </w:p>
    <w:p w14:paraId="147C641D" w14:textId="77777777" w:rsidR="001E75B8" w:rsidRDefault="001E75B8" w:rsidP="008014A1">
      <w:pPr>
        <w:jc w:val="center"/>
        <w:rPr>
          <w:rFonts w:ascii="Arial" w:hAnsi="Arial" w:cs="Arial"/>
          <w:sz w:val="24"/>
          <w:szCs w:val="24"/>
        </w:rPr>
      </w:pPr>
    </w:p>
    <w:p w14:paraId="03196290" w14:textId="77777777" w:rsidR="001E75B8" w:rsidRDefault="001E75B8" w:rsidP="008014A1">
      <w:pPr>
        <w:jc w:val="center"/>
        <w:rPr>
          <w:rFonts w:ascii="Arial" w:hAnsi="Arial" w:cs="Arial"/>
          <w:sz w:val="24"/>
          <w:szCs w:val="24"/>
        </w:rPr>
      </w:pPr>
    </w:p>
    <w:p w14:paraId="7FE6E05C" w14:textId="77777777" w:rsidR="001E75B8" w:rsidRDefault="001E75B8" w:rsidP="008014A1">
      <w:pPr>
        <w:jc w:val="center"/>
        <w:rPr>
          <w:rFonts w:ascii="Arial" w:hAnsi="Arial" w:cs="Arial"/>
          <w:sz w:val="24"/>
          <w:szCs w:val="24"/>
        </w:rPr>
      </w:pPr>
    </w:p>
    <w:p w14:paraId="573A3683" w14:textId="77777777" w:rsidR="001E75B8" w:rsidRDefault="001E75B8" w:rsidP="008014A1">
      <w:pPr>
        <w:jc w:val="center"/>
        <w:rPr>
          <w:rFonts w:ascii="Arial" w:hAnsi="Arial" w:cs="Arial"/>
          <w:sz w:val="24"/>
          <w:szCs w:val="24"/>
        </w:rPr>
      </w:pPr>
    </w:p>
    <w:p w14:paraId="6F4A318E" w14:textId="77777777" w:rsidR="001E75B8" w:rsidRDefault="001E75B8" w:rsidP="008014A1">
      <w:pPr>
        <w:jc w:val="center"/>
        <w:rPr>
          <w:rFonts w:ascii="Arial" w:hAnsi="Arial" w:cs="Arial"/>
          <w:sz w:val="24"/>
          <w:szCs w:val="24"/>
        </w:rPr>
      </w:pPr>
    </w:p>
    <w:p w14:paraId="0C5BF8FE" w14:textId="77777777" w:rsidR="001E75B8" w:rsidRDefault="001E75B8" w:rsidP="008014A1">
      <w:pPr>
        <w:jc w:val="center"/>
        <w:rPr>
          <w:rFonts w:ascii="Arial" w:hAnsi="Arial" w:cs="Arial"/>
          <w:sz w:val="24"/>
          <w:szCs w:val="24"/>
        </w:rPr>
      </w:pPr>
    </w:p>
    <w:p w14:paraId="3F6BEB09" w14:textId="77777777" w:rsidR="001E75B8" w:rsidRDefault="001E75B8" w:rsidP="008014A1">
      <w:pPr>
        <w:jc w:val="center"/>
        <w:rPr>
          <w:rFonts w:ascii="Arial" w:hAnsi="Arial" w:cs="Arial"/>
          <w:sz w:val="24"/>
          <w:szCs w:val="24"/>
        </w:rPr>
      </w:pPr>
    </w:p>
    <w:p w14:paraId="2A248C0B" w14:textId="77777777" w:rsidR="001E75B8" w:rsidRDefault="001E75B8" w:rsidP="008014A1">
      <w:pPr>
        <w:jc w:val="center"/>
        <w:rPr>
          <w:rFonts w:ascii="Arial" w:hAnsi="Arial" w:cs="Arial"/>
          <w:sz w:val="24"/>
          <w:szCs w:val="24"/>
        </w:rPr>
      </w:pPr>
    </w:p>
    <w:p w14:paraId="571D3851" w14:textId="77777777" w:rsidR="001E75B8" w:rsidRDefault="001E75B8" w:rsidP="008014A1">
      <w:pPr>
        <w:jc w:val="center"/>
        <w:rPr>
          <w:rFonts w:ascii="Arial" w:hAnsi="Arial" w:cs="Arial"/>
          <w:sz w:val="24"/>
          <w:szCs w:val="24"/>
        </w:rPr>
      </w:pPr>
    </w:p>
    <w:p w14:paraId="17066FB8" w14:textId="77777777" w:rsidR="001E75B8" w:rsidRDefault="001E75B8" w:rsidP="008014A1">
      <w:pPr>
        <w:jc w:val="center"/>
        <w:rPr>
          <w:rFonts w:ascii="Arial" w:hAnsi="Arial" w:cs="Arial"/>
          <w:sz w:val="24"/>
          <w:szCs w:val="24"/>
        </w:rPr>
      </w:pPr>
    </w:p>
    <w:p w14:paraId="6CF895B8" w14:textId="77777777" w:rsidR="001E75B8" w:rsidRDefault="001E75B8" w:rsidP="008014A1">
      <w:pPr>
        <w:jc w:val="center"/>
        <w:rPr>
          <w:rFonts w:ascii="Arial" w:hAnsi="Arial" w:cs="Arial"/>
          <w:sz w:val="24"/>
          <w:szCs w:val="24"/>
        </w:rPr>
      </w:pPr>
    </w:p>
    <w:p w14:paraId="1794B6AC" w14:textId="77777777" w:rsidR="001E75B8" w:rsidRDefault="001E75B8" w:rsidP="008014A1">
      <w:pPr>
        <w:jc w:val="center"/>
        <w:rPr>
          <w:rFonts w:ascii="Arial" w:hAnsi="Arial" w:cs="Arial"/>
          <w:sz w:val="24"/>
          <w:szCs w:val="24"/>
        </w:rPr>
      </w:pPr>
    </w:p>
    <w:p w14:paraId="3F309DA8" w14:textId="77777777" w:rsidR="001E75B8" w:rsidRDefault="001E75B8" w:rsidP="008014A1">
      <w:pPr>
        <w:jc w:val="center"/>
        <w:rPr>
          <w:rFonts w:ascii="Arial" w:hAnsi="Arial" w:cs="Arial"/>
          <w:sz w:val="24"/>
          <w:szCs w:val="24"/>
        </w:rPr>
      </w:pPr>
    </w:p>
    <w:p w14:paraId="471D0036" w14:textId="77777777" w:rsidR="001E75B8" w:rsidRDefault="001E75B8" w:rsidP="008014A1">
      <w:pPr>
        <w:jc w:val="center"/>
        <w:rPr>
          <w:rFonts w:ascii="Arial" w:hAnsi="Arial" w:cs="Arial"/>
          <w:sz w:val="24"/>
          <w:szCs w:val="24"/>
        </w:rPr>
      </w:pPr>
    </w:p>
    <w:p w14:paraId="3E9DEAB7" w14:textId="77777777" w:rsidR="001E75B8" w:rsidRDefault="001E75B8" w:rsidP="008014A1">
      <w:pPr>
        <w:jc w:val="center"/>
        <w:rPr>
          <w:rFonts w:ascii="Arial" w:hAnsi="Arial" w:cs="Arial"/>
          <w:sz w:val="24"/>
          <w:szCs w:val="24"/>
        </w:rPr>
      </w:pPr>
    </w:p>
    <w:p w14:paraId="4B4232D1" w14:textId="77777777" w:rsidR="001E75B8" w:rsidRDefault="001E75B8" w:rsidP="008014A1">
      <w:pPr>
        <w:jc w:val="center"/>
        <w:rPr>
          <w:rFonts w:ascii="Arial" w:hAnsi="Arial" w:cs="Arial"/>
          <w:sz w:val="24"/>
          <w:szCs w:val="24"/>
        </w:rPr>
      </w:pPr>
    </w:p>
    <w:p w14:paraId="45A44894" w14:textId="77777777" w:rsidR="001E75B8" w:rsidRDefault="001E75B8" w:rsidP="008014A1">
      <w:pPr>
        <w:jc w:val="center"/>
        <w:rPr>
          <w:rFonts w:ascii="Arial" w:hAnsi="Arial" w:cs="Arial"/>
          <w:sz w:val="24"/>
          <w:szCs w:val="24"/>
        </w:rPr>
      </w:pPr>
    </w:p>
    <w:p w14:paraId="4A8128A3" w14:textId="77777777" w:rsidR="001E75B8" w:rsidRDefault="001E75B8" w:rsidP="008014A1">
      <w:pPr>
        <w:jc w:val="center"/>
        <w:rPr>
          <w:rFonts w:ascii="Arial" w:hAnsi="Arial" w:cs="Arial"/>
          <w:sz w:val="24"/>
          <w:szCs w:val="24"/>
        </w:rPr>
      </w:pPr>
    </w:p>
    <w:p w14:paraId="5800CB02" w14:textId="77777777" w:rsidR="001E75B8" w:rsidRDefault="001E75B8" w:rsidP="008014A1">
      <w:pPr>
        <w:jc w:val="center"/>
        <w:rPr>
          <w:rFonts w:ascii="Arial" w:hAnsi="Arial" w:cs="Arial"/>
          <w:sz w:val="24"/>
          <w:szCs w:val="24"/>
        </w:rPr>
      </w:pPr>
    </w:p>
    <w:p w14:paraId="7F893303" w14:textId="26298351" w:rsidR="001E75B8" w:rsidRPr="00EC7431" w:rsidRDefault="009C6E00" w:rsidP="009C6E00">
      <w:pPr>
        <w:pStyle w:val="Ttulo1"/>
        <w:jc w:val="center"/>
        <w:rPr>
          <w:b/>
          <w:color w:val="auto"/>
          <w:lang w:val="en-US"/>
        </w:rPr>
      </w:pPr>
      <w:bookmarkStart w:id="2" w:name="_Toc45263281"/>
      <w:r w:rsidRPr="00EC7431">
        <w:rPr>
          <w:b/>
          <w:color w:val="auto"/>
          <w:lang w:val="en-US"/>
        </w:rPr>
        <w:lastRenderedPageBreak/>
        <w:t>ABSTRACT</w:t>
      </w:r>
      <w:bookmarkEnd w:id="2"/>
    </w:p>
    <w:p w14:paraId="219F8EF2" w14:textId="013BAF90" w:rsidR="009C6E00" w:rsidRPr="00EC7431" w:rsidRDefault="009C6E00" w:rsidP="009C6E00">
      <w:pPr>
        <w:rPr>
          <w:lang w:val="en-US"/>
        </w:rPr>
      </w:pPr>
    </w:p>
    <w:p w14:paraId="7457DB66" w14:textId="77777777" w:rsidR="003731C2" w:rsidRDefault="003731C2" w:rsidP="00843DF1">
      <w:pPr>
        <w:ind w:firstLine="708"/>
        <w:jc w:val="both"/>
        <w:rPr>
          <w:rFonts w:ascii="Arial" w:hAnsi="Arial" w:cs="Arial"/>
          <w:sz w:val="24"/>
          <w:szCs w:val="24"/>
          <w:lang w:val="en-US"/>
        </w:rPr>
      </w:pPr>
      <w:r w:rsidRPr="00BE6841">
        <w:rPr>
          <w:rFonts w:ascii="Arial" w:hAnsi="Arial" w:cs="Arial"/>
          <w:sz w:val="24"/>
          <w:szCs w:val="24"/>
          <w:lang w:val="en-US"/>
        </w:rPr>
        <w:t>The main objective of the project is to assist and help companies</w:t>
      </w:r>
      <w:r>
        <w:rPr>
          <w:rFonts w:ascii="Arial" w:hAnsi="Arial" w:cs="Arial"/>
          <w:sz w:val="24"/>
          <w:szCs w:val="24"/>
          <w:lang w:val="en-US"/>
        </w:rPr>
        <w:t>.</w:t>
      </w:r>
      <w:r w:rsidRPr="00BE6841">
        <w:rPr>
          <w:rFonts w:ascii="Arial" w:hAnsi="Arial" w:cs="Arial"/>
          <w:sz w:val="24"/>
          <w:szCs w:val="24"/>
          <w:lang w:val="en-US"/>
        </w:rPr>
        <w:t xml:space="preserve"> </w:t>
      </w:r>
      <w:r>
        <w:rPr>
          <w:rFonts w:ascii="Arial" w:hAnsi="Arial" w:cs="Arial"/>
          <w:sz w:val="24"/>
          <w:szCs w:val="24"/>
          <w:lang w:val="en-US"/>
        </w:rPr>
        <w:t>T</w:t>
      </w:r>
      <w:r w:rsidRPr="00BE6841">
        <w:rPr>
          <w:rFonts w:ascii="Arial" w:hAnsi="Arial" w:cs="Arial"/>
          <w:sz w:val="24"/>
          <w:szCs w:val="24"/>
          <w:lang w:val="en-US"/>
        </w:rPr>
        <w:t>hey can offer and request services from others</w:t>
      </w:r>
      <w:r>
        <w:rPr>
          <w:rFonts w:ascii="Arial" w:hAnsi="Arial" w:cs="Arial"/>
          <w:sz w:val="24"/>
          <w:szCs w:val="24"/>
          <w:lang w:val="en-US"/>
        </w:rPr>
        <w:t xml:space="preserve"> companies</w:t>
      </w:r>
      <w:r w:rsidRPr="00BE6841">
        <w:rPr>
          <w:rFonts w:ascii="Arial" w:hAnsi="Arial" w:cs="Arial"/>
          <w:sz w:val="24"/>
          <w:szCs w:val="24"/>
          <w:lang w:val="en-US"/>
        </w:rPr>
        <w:t>, in addition to obtaining more functionality through scheduling meetings and business control,</w:t>
      </w:r>
      <w:r>
        <w:rPr>
          <w:rFonts w:ascii="Arial" w:hAnsi="Arial" w:cs="Arial"/>
          <w:sz w:val="24"/>
          <w:szCs w:val="24"/>
          <w:lang w:val="en-US"/>
        </w:rPr>
        <w:t xml:space="preserve"> </w:t>
      </w:r>
      <w:r w:rsidRPr="00BE6841">
        <w:rPr>
          <w:rFonts w:ascii="Arial" w:hAnsi="Arial" w:cs="Arial"/>
          <w:sz w:val="24"/>
          <w:szCs w:val="24"/>
          <w:lang w:val="en-US"/>
        </w:rPr>
        <w:t>we can "shorten" the process of searching for the best job.</w:t>
      </w:r>
    </w:p>
    <w:p w14:paraId="3B5ACF8C" w14:textId="7B61DC93" w:rsidR="009C6E00" w:rsidRPr="00EC7431" w:rsidRDefault="00DF7CE0" w:rsidP="00843DF1">
      <w:pPr>
        <w:ind w:firstLine="708"/>
        <w:jc w:val="both"/>
        <w:rPr>
          <w:rFonts w:ascii="Arial" w:hAnsi="Arial" w:cs="Arial"/>
          <w:sz w:val="24"/>
          <w:szCs w:val="24"/>
          <w:lang w:val="en-US"/>
        </w:rPr>
      </w:pPr>
      <w:r w:rsidRPr="00EC7431">
        <w:rPr>
          <w:rFonts w:ascii="Arial" w:hAnsi="Arial" w:cs="Arial"/>
          <w:sz w:val="24"/>
          <w:szCs w:val="24"/>
          <w:lang w:val="en-US"/>
        </w:rPr>
        <w:t>In view of this, the software "eRelation" is a program developed Web and Mobile that provides the registration of micro and large companies, which through tools such as search for map and quality of service can choose the right company for a partnership in view of the great diplomacy and difficulty in finding the necessary proficiency in the midst of this great job market.</w:t>
      </w:r>
    </w:p>
    <w:p w14:paraId="10EC9C81" w14:textId="603CCC3D" w:rsidR="009C6E00" w:rsidRPr="00EC7431" w:rsidRDefault="009C6E00" w:rsidP="00C704F5">
      <w:pPr>
        <w:rPr>
          <w:rFonts w:ascii="Arial" w:hAnsi="Arial" w:cs="Arial"/>
          <w:sz w:val="24"/>
          <w:szCs w:val="24"/>
          <w:lang w:val="en-US"/>
        </w:rPr>
      </w:pPr>
    </w:p>
    <w:p w14:paraId="17743606" w14:textId="6049534D" w:rsidR="009C6E00" w:rsidRPr="00EC7431" w:rsidRDefault="009C6E00" w:rsidP="00C704F5">
      <w:pPr>
        <w:rPr>
          <w:rFonts w:ascii="Arial" w:hAnsi="Arial" w:cs="Arial"/>
          <w:sz w:val="24"/>
          <w:szCs w:val="24"/>
          <w:lang w:val="en-US"/>
        </w:rPr>
      </w:pPr>
    </w:p>
    <w:p w14:paraId="780DA9FB" w14:textId="3F3EE96F" w:rsidR="009C6E00" w:rsidRPr="00EC7431" w:rsidRDefault="009C6E00" w:rsidP="00C704F5">
      <w:pPr>
        <w:rPr>
          <w:rFonts w:ascii="Arial" w:hAnsi="Arial" w:cs="Arial"/>
          <w:sz w:val="24"/>
          <w:szCs w:val="24"/>
          <w:lang w:val="en-US"/>
        </w:rPr>
      </w:pPr>
    </w:p>
    <w:p w14:paraId="6B8E2CDA" w14:textId="485B85C1" w:rsidR="009C6E00" w:rsidRPr="00EC7431" w:rsidRDefault="009C6E00" w:rsidP="00C704F5">
      <w:pPr>
        <w:rPr>
          <w:rFonts w:ascii="Arial" w:hAnsi="Arial" w:cs="Arial"/>
          <w:sz w:val="24"/>
          <w:szCs w:val="24"/>
          <w:lang w:val="en-US"/>
        </w:rPr>
      </w:pPr>
    </w:p>
    <w:p w14:paraId="7A271FF1" w14:textId="4A0150CB" w:rsidR="009C6E00" w:rsidRPr="00EC7431" w:rsidRDefault="009C6E00" w:rsidP="00C704F5">
      <w:pPr>
        <w:rPr>
          <w:rFonts w:ascii="Arial" w:hAnsi="Arial" w:cs="Arial"/>
          <w:sz w:val="24"/>
          <w:szCs w:val="24"/>
          <w:lang w:val="en-US"/>
        </w:rPr>
      </w:pPr>
    </w:p>
    <w:p w14:paraId="2F85597C" w14:textId="29C6A671" w:rsidR="009C6E00" w:rsidRPr="00EC7431" w:rsidRDefault="009C6E00" w:rsidP="00C704F5">
      <w:pPr>
        <w:rPr>
          <w:rFonts w:ascii="Arial" w:hAnsi="Arial" w:cs="Arial"/>
          <w:sz w:val="24"/>
          <w:szCs w:val="24"/>
          <w:lang w:val="en-US"/>
        </w:rPr>
      </w:pPr>
    </w:p>
    <w:p w14:paraId="44EBFFF6" w14:textId="2CC76213" w:rsidR="009C6E00" w:rsidRPr="00EC7431" w:rsidRDefault="009C6E00" w:rsidP="00C704F5">
      <w:pPr>
        <w:rPr>
          <w:rFonts w:ascii="Arial" w:hAnsi="Arial" w:cs="Arial"/>
          <w:sz w:val="24"/>
          <w:szCs w:val="24"/>
          <w:lang w:val="en-US"/>
        </w:rPr>
      </w:pPr>
    </w:p>
    <w:p w14:paraId="780A4758" w14:textId="3D5FF002" w:rsidR="009C6E00" w:rsidRPr="00EC7431" w:rsidRDefault="009C6E00" w:rsidP="00C704F5">
      <w:pPr>
        <w:rPr>
          <w:rFonts w:ascii="Arial" w:hAnsi="Arial" w:cs="Arial"/>
          <w:sz w:val="24"/>
          <w:szCs w:val="24"/>
          <w:lang w:val="en-US"/>
        </w:rPr>
      </w:pPr>
    </w:p>
    <w:p w14:paraId="24874C14" w14:textId="757E5C73" w:rsidR="009C6E00" w:rsidRPr="00EC7431" w:rsidRDefault="009C6E00" w:rsidP="00C704F5">
      <w:pPr>
        <w:rPr>
          <w:rFonts w:ascii="Arial" w:hAnsi="Arial" w:cs="Arial"/>
          <w:sz w:val="24"/>
          <w:szCs w:val="24"/>
          <w:lang w:val="en-US"/>
        </w:rPr>
      </w:pPr>
    </w:p>
    <w:p w14:paraId="0BADA908" w14:textId="203A581F" w:rsidR="009C6E00" w:rsidRPr="00EC7431" w:rsidRDefault="009C6E00" w:rsidP="00C704F5">
      <w:pPr>
        <w:rPr>
          <w:rFonts w:ascii="Arial" w:hAnsi="Arial" w:cs="Arial"/>
          <w:sz w:val="24"/>
          <w:szCs w:val="24"/>
          <w:lang w:val="en-US"/>
        </w:rPr>
      </w:pPr>
    </w:p>
    <w:p w14:paraId="79536A49" w14:textId="1021683C" w:rsidR="009C6E00" w:rsidRPr="00EC7431" w:rsidRDefault="009C6E00" w:rsidP="00C704F5">
      <w:pPr>
        <w:rPr>
          <w:rFonts w:ascii="Arial" w:hAnsi="Arial" w:cs="Arial"/>
          <w:sz w:val="24"/>
          <w:szCs w:val="24"/>
          <w:lang w:val="en-US"/>
        </w:rPr>
      </w:pPr>
    </w:p>
    <w:p w14:paraId="6CA8870F" w14:textId="18522C4F" w:rsidR="009C6E00" w:rsidRPr="00EC7431" w:rsidRDefault="009C6E00" w:rsidP="00C704F5">
      <w:pPr>
        <w:rPr>
          <w:rFonts w:ascii="Arial" w:hAnsi="Arial" w:cs="Arial"/>
          <w:sz w:val="24"/>
          <w:szCs w:val="24"/>
          <w:lang w:val="en-US"/>
        </w:rPr>
      </w:pPr>
    </w:p>
    <w:p w14:paraId="237A8EDE" w14:textId="2FC7AF05" w:rsidR="009C6E00" w:rsidRPr="00EC7431" w:rsidRDefault="009C6E00" w:rsidP="00C704F5">
      <w:pPr>
        <w:rPr>
          <w:rFonts w:ascii="Arial" w:hAnsi="Arial" w:cs="Arial"/>
          <w:sz w:val="24"/>
          <w:szCs w:val="24"/>
          <w:lang w:val="en-US"/>
        </w:rPr>
      </w:pPr>
    </w:p>
    <w:p w14:paraId="1A921A87" w14:textId="721059FF" w:rsidR="009C6E00" w:rsidRPr="00EC7431" w:rsidRDefault="009C6E00" w:rsidP="00C704F5">
      <w:pPr>
        <w:rPr>
          <w:rFonts w:ascii="Arial" w:hAnsi="Arial" w:cs="Arial"/>
          <w:sz w:val="24"/>
          <w:szCs w:val="24"/>
          <w:lang w:val="en-US"/>
        </w:rPr>
      </w:pPr>
    </w:p>
    <w:p w14:paraId="78598B3D" w14:textId="1E3F89E4" w:rsidR="009C6E00" w:rsidRPr="00EC7431" w:rsidRDefault="009C6E00" w:rsidP="00C704F5">
      <w:pPr>
        <w:rPr>
          <w:rFonts w:ascii="Arial" w:hAnsi="Arial" w:cs="Arial"/>
          <w:sz w:val="24"/>
          <w:szCs w:val="24"/>
          <w:lang w:val="en-US"/>
        </w:rPr>
      </w:pPr>
    </w:p>
    <w:p w14:paraId="0699A482" w14:textId="4F48B6F0" w:rsidR="009C6E00" w:rsidRPr="00EC7431" w:rsidRDefault="009C6E00" w:rsidP="00C704F5">
      <w:pPr>
        <w:rPr>
          <w:rFonts w:ascii="Arial" w:hAnsi="Arial" w:cs="Arial"/>
          <w:sz w:val="24"/>
          <w:szCs w:val="24"/>
          <w:lang w:val="en-US"/>
        </w:rPr>
      </w:pPr>
    </w:p>
    <w:p w14:paraId="339EF95E" w14:textId="74D15F5D" w:rsidR="009C6E00" w:rsidRPr="00EC7431" w:rsidRDefault="009C6E00" w:rsidP="00C704F5">
      <w:pPr>
        <w:rPr>
          <w:rFonts w:ascii="Arial" w:hAnsi="Arial" w:cs="Arial"/>
          <w:sz w:val="24"/>
          <w:szCs w:val="24"/>
          <w:lang w:val="en-US"/>
        </w:rPr>
      </w:pPr>
    </w:p>
    <w:p w14:paraId="1F447949" w14:textId="20ED9ACC" w:rsidR="009C6E00" w:rsidRPr="00EC7431" w:rsidRDefault="009C6E00" w:rsidP="00C704F5">
      <w:pPr>
        <w:rPr>
          <w:rFonts w:ascii="Arial" w:hAnsi="Arial" w:cs="Arial"/>
          <w:sz w:val="24"/>
          <w:szCs w:val="24"/>
          <w:lang w:val="en-US"/>
        </w:rPr>
      </w:pPr>
    </w:p>
    <w:p w14:paraId="56583D34" w14:textId="1230DD78" w:rsidR="009C6E00" w:rsidRPr="00EC7431" w:rsidRDefault="009C6E00" w:rsidP="00C704F5">
      <w:pPr>
        <w:rPr>
          <w:rFonts w:ascii="Arial" w:hAnsi="Arial" w:cs="Arial"/>
          <w:sz w:val="24"/>
          <w:szCs w:val="24"/>
          <w:lang w:val="en-US"/>
        </w:rPr>
      </w:pPr>
    </w:p>
    <w:p w14:paraId="77ACF572" w14:textId="415100BD" w:rsidR="009C6E00" w:rsidRPr="00EC7431" w:rsidRDefault="009C6E00" w:rsidP="00C704F5">
      <w:pPr>
        <w:rPr>
          <w:rFonts w:ascii="Arial" w:hAnsi="Arial" w:cs="Arial"/>
          <w:sz w:val="24"/>
          <w:szCs w:val="24"/>
          <w:lang w:val="en-US"/>
        </w:rPr>
      </w:pPr>
    </w:p>
    <w:p w14:paraId="5B9622E8" w14:textId="29C60CBA" w:rsidR="009C6E00" w:rsidRPr="00EC7431" w:rsidRDefault="009C6E00" w:rsidP="00C704F5">
      <w:pPr>
        <w:rPr>
          <w:rFonts w:ascii="Arial" w:hAnsi="Arial" w:cs="Arial"/>
          <w:sz w:val="24"/>
          <w:szCs w:val="24"/>
          <w:lang w:val="en-US"/>
        </w:rPr>
      </w:pPr>
    </w:p>
    <w:p w14:paraId="586D59D1" w14:textId="0B956725" w:rsidR="009C6E00" w:rsidRPr="00EC7431" w:rsidRDefault="009C6E00" w:rsidP="00C704F5">
      <w:pPr>
        <w:rPr>
          <w:rFonts w:ascii="Arial" w:hAnsi="Arial" w:cs="Arial"/>
          <w:sz w:val="24"/>
          <w:szCs w:val="24"/>
          <w:lang w:val="en-US"/>
        </w:rPr>
      </w:pPr>
    </w:p>
    <w:sdt>
      <w:sdtPr>
        <w:rPr>
          <w:rFonts w:asciiTheme="minorHAnsi" w:eastAsiaTheme="minorHAnsi" w:hAnsiTheme="minorHAnsi" w:cstheme="minorBidi"/>
          <w:color w:val="auto"/>
          <w:sz w:val="22"/>
          <w:szCs w:val="22"/>
          <w:lang w:eastAsia="en-US"/>
        </w:rPr>
        <w:id w:val="-1132479708"/>
        <w:docPartObj>
          <w:docPartGallery w:val="Table of Contents"/>
          <w:docPartUnique/>
        </w:docPartObj>
      </w:sdtPr>
      <w:sdtEndPr>
        <w:rPr>
          <w:b/>
          <w:bCs/>
        </w:rPr>
      </w:sdtEndPr>
      <w:sdtContent>
        <w:p w14:paraId="4D7706BB" w14:textId="77777777" w:rsidR="007506E1" w:rsidRPr="00BB5C9E" w:rsidRDefault="007506E1" w:rsidP="00BB5C9E">
          <w:pPr>
            <w:pStyle w:val="CabealhodoSumrio"/>
            <w:ind w:left="2832" w:firstLine="708"/>
            <w:rPr>
              <w:b/>
              <w:color w:val="auto"/>
            </w:rPr>
          </w:pPr>
          <w:r w:rsidRPr="00BB5C9E">
            <w:rPr>
              <w:b/>
              <w:color w:val="auto"/>
            </w:rPr>
            <w:t>Sumário</w:t>
          </w:r>
        </w:p>
        <w:p w14:paraId="7CAFCFA5" w14:textId="0BB1DEC5" w:rsidR="00853C87" w:rsidRDefault="007506E1">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45263280" w:history="1">
            <w:r w:rsidR="00853C87" w:rsidRPr="00415595">
              <w:rPr>
                <w:rStyle w:val="Hyperlink"/>
                <w:b/>
                <w:noProof/>
              </w:rPr>
              <w:t>RESUMO</w:t>
            </w:r>
            <w:r w:rsidR="00853C87">
              <w:rPr>
                <w:noProof/>
                <w:webHidden/>
              </w:rPr>
              <w:tab/>
            </w:r>
            <w:r w:rsidR="00853C87">
              <w:rPr>
                <w:noProof/>
                <w:webHidden/>
              </w:rPr>
              <w:fldChar w:fldCharType="begin"/>
            </w:r>
            <w:r w:rsidR="00853C87">
              <w:rPr>
                <w:noProof/>
                <w:webHidden/>
              </w:rPr>
              <w:instrText xml:space="preserve"> PAGEREF _Toc45263280 \h </w:instrText>
            </w:r>
            <w:r w:rsidR="00853C87">
              <w:rPr>
                <w:noProof/>
                <w:webHidden/>
              </w:rPr>
            </w:r>
            <w:r w:rsidR="00853C87">
              <w:rPr>
                <w:noProof/>
                <w:webHidden/>
              </w:rPr>
              <w:fldChar w:fldCharType="separate"/>
            </w:r>
            <w:r w:rsidR="00853C87">
              <w:rPr>
                <w:noProof/>
                <w:webHidden/>
              </w:rPr>
              <w:t>3</w:t>
            </w:r>
            <w:r w:rsidR="00853C87">
              <w:rPr>
                <w:noProof/>
                <w:webHidden/>
              </w:rPr>
              <w:fldChar w:fldCharType="end"/>
            </w:r>
          </w:hyperlink>
        </w:p>
        <w:p w14:paraId="7FBDE3ED" w14:textId="75264519" w:rsidR="00853C87" w:rsidRDefault="000258EA">
          <w:pPr>
            <w:pStyle w:val="Sumrio1"/>
            <w:tabs>
              <w:tab w:val="right" w:leader="dot" w:pos="8494"/>
            </w:tabs>
            <w:rPr>
              <w:rFonts w:eastAsiaTheme="minorEastAsia"/>
              <w:noProof/>
              <w:lang w:eastAsia="pt-BR"/>
            </w:rPr>
          </w:pPr>
          <w:hyperlink w:anchor="_Toc45263281" w:history="1">
            <w:r w:rsidR="00853C87" w:rsidRPr="00415595">
              <w:rPr>
                <w:rStyle w:val="Hyperlink"/>
                <w:b/>
                <w:noProof/>
              </w:rPr>
              <w:t>ABSTRACT</w:t>
            </w:r>
            <w:r w:rsidR="00853C87">
              <w:rPr>
                <w:noProof/>
                <w:webHidden/>
              </w:rPr>
              <w:tab/>
            </w:r>
            <w:r w:rsidR="00853C87">
              <w:rPr>
                <w:noProof/>
                <w:webHidden/>
              </w:rPr>
              <w:fldChar w:fldCharType="begin"/>
            </w:r>
            <w:r w:rsidR="00853C87">
              <w:rPr>
                <w:noProof/>
                <w:webHidden/>
              </w:rPr>
              <w:instrText xml:space="preserve"> PAGEREF _Toc45263281 \h </w:instrText>
            </w:r>
            <w:r w:rsidR="00853C87">
              <w:rPr>
                <w:noProof/>
                <w:webHidden/>
              </w:rPr>
            </w:r>
            <w:r w:rsidR="00853C87">
              <w:rPr>
                <w:noProof/>
                <w:webHidden/>
              </w:rPr>
              <w:fldChar w:fldCharType="separate"/>
            </w:r>
            <w:r w:rsidR="00853C87">
              <w:rPr>
                <w:noProof/>
                <w:webHidden/>
              </w:rPr>
              <w:t>4</w:t>
            </w:r>
            <w:r w:rsidR="00853C87">
              <w:rPr>
                <w:noProof/>
                <w:webHidden/>
              </w:rPr>
              <w:fldChar w:fldCharType="end"/>
            </w:r>
          </w:hyperlink>
        </w:p>
        <w:p w14:paraId="32DDE605" w14:textId="682C65FC" w:rsidR="00853C87" w:rsidRDefault="000258EA">
          <w:pPr>
            <w:pStyle w:val="Sumrio1"/>
            <w:tabs>
              <w:tab w:val="right" w:leader="dot" w:pos="8494"/>
            </w:tabs>
            <w:rPr>
              <w:rFonts w:eastAsiaTheme="minorEastAsia"/>
              <w:noProof/>
              <w:lang w:eastAsia="pt-BR"/>
            </w:rPr>
          </w:pPr>
          <w:hyperlink w:anchor="_Toc45263282" w:history="1">
            <w:r w:rsidR="00853C87" w:rsidRPr="00415595">
              <w:rPr>
                <w:rStyle w:val="Hyperlink"/>
                <w:b/>
                <w:noProof/>
              </w:rPr>
              <w:t>OBJETIVOS</w:t>
            </w:r>
            <w:r w:rsidR="00853C87">
              <w:rPr>
                <w:noProof/>
                <w:webHidden/>
              </w:rPr>
              <w:tab/>
            </w:r>
            <w:r w:rsidR="00853C87">
              <w:rPr>
                <w:noProof/>
                <w:webHidden/>
              </w:rPr>
              <w:fldChar w:fldCharType="begin"/>
            </w:r>
            <w:r w:rsidR="00853C87">
              <w:rPr>
                <w:noProof/>
                <w:webHidden/>
              </w:rPr>
              <w:instrText xml:space="preserve"> PAGEREF _Toc45263282 \h </w:instrText>
            </w:r>
            <w:r w:rsidR="00853C87">
              <w:rPr>
                <w:noProof/>
                <w:webHidden/>
              </w:rPr>
            </w:r>
            <w:r w:rsidR="00853C87">
              <w:rPr>
                <w:noProof/>
                <w:webHidden/>
              </w:rPr>
              <w:fldChar w:fldCharType="separate"/>
            </w:r>
            <w:r w:rsidR="00853C87">
              <w:rPr>
                <w:noProof/>
                <w:webHidden/>
              </w:rPr>
              <w:t>6</w:t>
            </w:r>
            <w:r w:rsidR="00853C87">
              <w:rPr>
                <w:noProof/>
                <w:webHidden/>
              </w:rPr>
              <w:fldChar w:fldCharType="end"/>
            </w:r>
          </w:hyperlink>
        </w:p>
        <w:p w14:paraId="05CE2F74" w14:textId="7A651015" w:rsidR="00853C87" w:rsidRDefault="000258EA">
          <w:pPr>
            <w:pStyle w:val="Sumrio1"/>
            <w:tabs>
              <w:tab w:val="right" w:leader="dot" w:pos="8494"/>
            </w:tabs>
            <w:rPr>
              <w:rFonts w:eastAsiaTheme="minorEastAsia"/>
              <w:noProof/>
              <w:lang w:eastAsia="pt-BR"/>
            </w:rPr>
          </w:pPr>
          <w:hyperlink w:anchor="_Toc45263283" w:history="1">
            <w:r w:rsidR="00853C87" w:rsidRPr="00415595">
              <w:rPr>
                <w:rStyle w:val="Hyperlink"/>
                <w:b/>
                <w:noProof/>
              </w:rPr>
              <w:t>Introdução</w:t>
            </w:r>
            <w:r w:rsidR="00853C87">
              <w:rPr>
                <w:noProof/>
                <w:webHidden/>
              </w:rPr>
              <w:tab/>
            </w:r>
            <w:r w:rsidR="00853C87">
              <w:rPr>
                <w:noProof/>
                <w:webHidden/>
              </w:rPr>
              <w:fldChar w:fldCharType="begin"/>
            </w:r>
            <w:r w:rsidR="00853C87">
              <w:rPr>
                <w:noProof/>
                <w:webHidden/>
              </w:rPr>
              <w:instrText xml:space="preserve"> PAGEREF _Toc45263283 \h </w:instrText>
            </w:r>
            <w:r w:rsidR="00853C87">
              <w:rPr>
                <w:noProof/>
                <w:webHidden/>
              </w:rPr>
            </w:r>
            <w:r w:rsidR="00853C87">
              <w:rPr>
                <w:noProof/>
                <w:webHidden/>
              </w:rPr>
              <w:fldChar w:fldCharType="separate"/>
            </w:r>
            <w:r w:rsidR="00853C87">
              <w:rPr>
                <w:noProof/>
                <w:webHidden/>
              </w:rPr>
              <w:t>7</w:t>
            </w:r>
            <w:r w:rsidR="00853C87">
              <w:rPr>
                <w:noProof/>
                <w:webHidden/>
              </w:rPr>
              <w:fldChar w:fldCharType="end"/>
            </w:r>
          </w:hyperlink>
        </w:p>
        <w:p w14:paraId="51FF1C41" w14:textId="79F6E9BE" w:rsidR="00853C87" w:rsidRDefault="000258EA">
          <w:pPr>
            <w:pStyle w:val="Sumrio1"/>
            <w:tabs>
              <w:tab w:val="right" w:leader="dot" w:pos="8494"/>
            </w:tabs>
            <w:rPr>
              <w:rFonts w:eastAsiaTheme="minorEastAsia"/>
              <w:noProof/>
              <w:lang w:eastAsia="pt-BR"/>
            </w:rPr>
          </w:pPr>
          <w:hyperlink w:anchor="_Toc45263284" w:history="1">
            <w:r w:rsidR="00853C87" w:rsidRPr="00415595">
              <w:rPr>
                <w:rStyle w:val="Hyperlink"/>
                <w:b/>
                <w:noProof/>
              </w:rPr>
              <w:t>TAP (termo de abertura do projeto)</w:t>
            </w:r>
            <w:r w:rsidR="00853C87">
              <w:rPr>
                <w:noProof/>
                <w:webHidden/>
              </w:rPr>
              <w:tab/>
            </w:r>
            <w:r w:rsidR="00853C87">
              <w:rPr>
                <w:noProof/>
                <w:webHidden/>
              </w:rPr>
              <w:fldChar w:fldCharType="begin"/>
            </w:r>
            <w:r w:rsidR="00853C87">
              <w:rPr>
                <w:noProof/>
                <w:webHidden/>
              </w:rPr>
              <w:instrText xml:space="preserve"> PAGEREF _Toc45263284 \h </w:instrText>
            </w:r>
            <w:r w:rsidR="00853C87">
              <w:rPr>
                <w:noProof/>
                <w:webHidden/>
              </w:rPr>
            </w:r>
            <w:r w:rsidR="00853C87">
              <w:rPr>
                <w:noProof/>
                <w:webHidden/>
              </w:rPr>
              <w:fldChar w:fldCharType="separate"/>
            </w:r>
            <w:r w:rsidR="00853C87">
              <w:rPr>
                <w:noProof/>
                <w:webHidden/>
              </w:rPr>
              <w:t>8</w:t>
            </w:r>
            <w:r w:rsidR="00853C87">
              <w:rPr>
                <w:noProof/>
                <w:webHidden/>
              </w:rPr>
              <w:fldChar w:fldCharType="end"/>
            </w:r>
          </w:hyperlink>
        </w:p>
        <w:p w14:paraId="42EBBC69" w14:textId="132A2390" w:rsidR="00853C87" w:rsidRDefault="000258EA">
          <w:pPr>
            <w:pStyle w:val="Sumrio2"/>
            <w:tabs>
              <w:tab w:val="right" w:leader="dot" w:pos="8494"/>
            </w:tabs>
            <w:rPr>
              <w:rFonts w:eastAsiaTheme="minorEastAsia"/>
              <w:noProof/>
              <w:lang w:eastAsia="pt-BR"/>
            </w:rPr>
          </w:pPr>
          <w:hyperlink w:anchor="_Toc45263285" w:history="1">
            <w:r w:rsidR="00853C87" w:rsidRPr="00415595">
              <w:rPr>
                <w:rStyle w:val="Hyperlink"/>
                <w:rFonts w:ascii="Arial" w:hAnsi="Arial" w:cs="Arial"/>
                <w:noProof/>
              </w:rPr>
              <w:t>Identificação dos requisitos</w:t>
            </w:r>
            <w:r w:rsidR="00853C87">
              <w:rPr>
                <w:noProof/>
                <w:webHidden/>
              </w:rPr>
              <w:tab/>
            </w:r>
            <w:r w:rsidR="00853C87">
              <w:rPr>
                <w:noProof/>
                <w:webHidden/>
              </w:rPr>
              <w:fldChar w:fldCharType="begin"/>
            </w:r>
            <w:r w:rsidR="00853C87">
              <w:rPr>
                <w:noProof/>
                <w:webHidden/>
              </w:rPr>
              <w:instrText xml:space="preserve"> PAGEREF _Toc45263285 \h </w:instrText>
            </w:r>
            <w:r w:rsidR="00853C87">
              <w:rPr>
                <w:noProof/>
                <w:webHidden/>
              </w:rPr>
            </w:r>
            <w:r w:rsidR="00853C87">
              <w:rPr>
                <w:noProof/>
                <w:webHidden/>
              </w:rPr>
              <w:fldChar w:fldCharType="separate"/>
            </w:r>
            <w:r w:rsidR="00853C87">
              <w:rPr>
                <w:noProof/>
                <w:webHidden/>
              </w:rPr>
              <w:t>9</w:t>
            </w:r>
            <w:r w:rsidR="00853C87">
              <w:rPr>
                <w:noProof/>
                <w:webHidden/>
              </w:rPr>
              <w:fldChar w:fldCharType="end"/>
            </w:r>
          </w:hyperlink>
        </w:p>
        <w:p w14:paraId="68A7D6F8" w14:textId="3A33CFF4" w:rsidR="00853C87" w:rsidRDefault="000258EA">
          <w:pPr>
            <w:pStyle w:val="Sumrio2"/>
            <w:tabs>
              <w:tab w:val="right" w:leader="dot" w:pos="8494"/>
            </w:tabs>
            <w:rPr>
              <w:rFonts w:eastAsiaTheme="minorEastAsia"/>
              <w:noProof/>
              <w:lang w:eastAsia="pt-BR"/>
            </w:rPr>
          </w:pPr>
          <w:hyperlink w:anchor="_Toc45263286" w:history="1">
            <w:r w:rsidR="00853C87" w:rsidRPr="00415595">
              <w:rPr>
                <w:rStyle w:val="Hyperlink"/>
                <w:rFonts w:ascii="Arial" w:hAnsi="Arial" w:cs="Arial"/>
                <w:noProof/>
              </w:rPr>
              <w:t>Propriedades dos requisitos</w:t>
            </w:r>
            <w:r w:rsidR="00853C87">
              <w:rPr>
                <w:noProof/>
                <w:webHidden/>
              </w:rPr>
              <w:tab/>
            </w:r>
            <w:r w:rsidR="00853C87">
              <w:rPr>
                <w:noProof/>
                <w:webHidden/>
              </w:rPr>
              <w:fldChar w:fldCharType="begin"/>
            </w:r>
            <w:r w:rsidR="00853C87">
              <w:rPr>
                <w:noProof/>
                <w:webHidden/>
              </w:rPr>
              <w:instrText xml:space="preserve"> PAGEREF _Toc45263286 \h </w:instrText>
            </w:r>
            <w:r w:rsidR="00853C87">
              <w:rPr>
                <w:noProof/>
                <w:webHidden/>
              </w:rPr>
            </w:r>
            <w:r w:rsidR="00853C87">
              <w:rPr>
                <w:noProof/>
                <w:webHidden/>
              </w:rPr>
              <w:fldChar w:fldCharType="separate"/>
            </w:r>
            <w:r w:rsidR="00853C87">
              <w:rPr>
                <w:noProof/>
                <w:webHidden/>
              </w:rPr>
              <w:t>9</w:t>
            </w:r>
            <w:r w:rsidR="00853C87">
              <w:rPr>
                <w:noProof/>
                <w:webHidden/>
              </w:rPr>
              <w:fldChar w:fldCharType="end"/>
            </w:r>
          </w:hyperlink>
        </w:p>
        <w:p w14:paraId="09EEC53C" w14:textId="1A2485E7" w:rsidR="00853C87" w:rsidRDefault="000258EA">
          <w:pPr>
            <w:pStyle w:val="Sumrio1"/>
            <w:tabs>
              <w:tab w:val="right" w:leader="dot" w:pos="8494"/>
            </w:tabs>
            <w:rPr>
              <w:rFonts w:eastAsiaTheme="minorEastAsia"/>
              <w:noProof/>
              <w:lang w:eastAsia="pt-BR"/>
            </w:rPr>
          </w:pPr>
          <w:hyperlink w:anchor="_Toc45263287" w:history="1">
            <w:r w:rsidR="00853C87" w:rsidRPr="00415595">
              <w:rPr>
                <w:rStyle w:val="Hyperlink"/>
                <w:rFonts w:ascii="Arial" w:hAnsi="Arial" w:cs="Arial"/>
                <w:b/>
                <w:noProof/>
              </w:rPr>
              <w:t>Requisitos Funcionais (Casos de Uso)</w:t>
            </w:r>
            <w:r w:rsidR="00853C87">
              <w:rPr>
                <w:noProof/>
                <w:webHidden/>
              </w:rPr>
              <w:tab/>
            </w:r>
            <w:r w:rsidR="00853C87">
              <w:rPr>
                <w:noProof/>
                <w:webHidden/>
              </w:rPr>
              <w:fldChar w:fldCharType="begin"/>
            </w:r>
            <w:r w:rsidR="00853C87">
              <w:rPr>
                <w:noProof/>
                <w:webHidden/>
              </w:rPr>
              <w:instrText xml:space="preserve"> PAGEREF _Toc45263287 \h </w:instrText>
            </w:r>
            <w:r w:rsidR="00853C87">
              <w:rPr>
                <w:noProof/>
                <w:webHidden/>
              </w:rPr>
            </w:r>
            <w:r w:rsidR="00853C87">
              <w:rPr>
                <w:noProof/>
                <w:webHidden/>
              </w:rPr>
              <w:fldChar w:fldCharType="separate"/>
            </w:r>
            <w:r w:rsidR="00853C87">
              <w:rPr>
                <w:noProof/>
                <w:webHidden/>
              </w:rPr>
              <w:t>10</w:t>
            </w:r>
            <w:r w:rsidR="00853C87">
              <w:rPr>
                <w:noProof/>
                <w:webHidden/>
              </w:rPr>
              <w:fldChar w:fldCharType="end"/>
            </w:r>
          </w:hyperlink>
        </w:p>
        <w:p w14:paraId="281139CF" w14:textId="65BE83B8" w:rsidR="00853C87" w:rsidRDefault="000258EA">
          <w:pPr>
            <w:pStyle w:val="Sumrio2"/>
            <w:tabs>
              <w:tab w:val="left" w:pos="880"/>
              <w:tab w:val="right" w:leader="dot" w:pos="8494"/>
            </w:tabs>
            <w:rPr>
              <w:rFonts w:eastAsiaTheme="minorEastAsia"/>
              <w:noProof/>
              <w:lang w:eastAsia="pt-BR"/>
            </w:rPr>
          </w:pPr>
          <w:hyperlink w:anchor="_Toc45263288" w:history="1">
            <w:r w:rsidR="00853C87" w:rsidRPr="00415595">
              <w:rPr>
                <w:rStyle w:val="Hyperlink"/>
                <w:rFonts w:ascii="Arial" w:hAnsi="Arial" w:cs="Arial"/>
                <w:noProof/>
              </w:rPr>
              <w:t>1.1.</w:t>
            </w:r>
            <w:r w:rsidR="00853C87">
              <w:rPr>
                <w:rFonts w:eastAsiaTheme="minorEastAsia"/>
                <w:noProof/>
                <w:lang w:eastAsia="pt-BR"/>
              </w:rPr>
              <w:tab/>
            </w:r>
            <w:r w:rsidR="00853C87" w:rsidRPr="00415595">
              <w:rPr>
                <w:rStyle w:val="Hyperlink"/>
                <w:rFonts w:ascii="Arial" w:hAnsi="Arial" w:cs="Arial"/>
                <w:noProof/>
              </w:rPr>
              <w:t>[RF001] Cadastrar empresas.</w:t>
            </w:r>
            <w:r w:rsidR="00853C87">
              <w:rPr>
                <w:noProof/>
                <w:webHidden/>
              </w:rPr>
              <w:tab/>
            </w:r>
            <w:r w:rsidR="00853C87">
              <w:rPr>
                <w:noProof/>
                <w:webHidden/>
              </w:rPr>
              <w:fldChar w:fldCharType="begin"/>
            </w:r>
            <w:r w:rsidR="00853C87">
              <w:rPr>
                <w:noProof/>
                <w:webHidden/>
              </w:rPr>
              <w:instrText xml:space="preserve"> PAGEREF _Toc45263288 \h </w:instrText>
            </w:r>
            <w:r w:rsidR="00853C87">
              <w:rPr>
                <w:noProof/>
                <w:webHidden/>
              </w:rPr>
            </w:r>
            <w:r w:rsidR="00853C87">
              <w:rPr>
                <w:noProof/>
                <w:webHidden/>
              </w:rPr>
              <w:fldChar w:fldCharType="separate"/>
            </w:r>
            <w:r w:rsidR="00853C87">
              <w:rPr>
                <w:noProof/>
                <w:webHidden/>
              </w:rPr>
              <w:t>10</w:t>
            </w:r>
            <w:r w:rsidR="00853C87">
              <w:rPr>
                <w:noProof/>
                <w:webHidden/>
              </w:rPr>
              <w:fldChar w:fldCharType="end"/>
            </w:r>
          </w:hyperlink>
        </w:p>
        <w:p w14:paraId="37E377B7" w14:textId="5AC0CB01" w:rsidR="00853C87" w:rsidRDefault="000258EA">
          <w:pPr>
            <w:pStyle w:val="Sumrio2"/>
            <w:tabs>
              <w:tab w:val="left" w:pos="880"/>
              <w:tab w:val="right" w:leader="dot" w:pos="8494"/>
            </w:tabs>
            <w:rPr>
              <w:rFonts w:eastAsiaTheme="minorEastAsia"/>
              <w:noProof/>
              <w:lang w:eastAsia="pt-BR"/>
            </w:rPr>
          </w:pPr>
          <w:hyperlink w:anchor="_Toc45263289" w:history="1">
            <w:r w:rsidR="00853C87" w:rsidRPr="00415595">
              <w:rPr>
                <w:rStyle w:val="Hyperlink"/>
                <w:rFonts w:ascii="Arial" w:hAnsi="Arial" w:cs="Arial"/>
                <w:noProof/>
              </w:rPr>
              <w:t>1.2.</w:t>
            </w:r>
            <w:r w:rsidR="00853C87">
              <w:rPr>
                <w:rFonts w:eastAsiaTheme="minorEastAsia"/>
                <w:noProof/>
                <w:lang w:eastAsia="pt-BR"/>
              </w:rPr>
              <w:tab/>
            </w:r>
            <w:r w:rsidR="00853C87" w:rsidRPr="00415595">
              <w:rPr>
                <w:rStyle w:val="Hyperlink"/>
                <w:rFonts w:ascii="Arial" w:hAnsi="Arial" w:cs="Arial"/>
                <w:noProof/>
              </w:rPr>
              <w:t>[RF002] Efetuar  Login.</w:t>
            </w:r>
            <w:r w:rsidR="00853C87">
              <w:rPr>
                <w:noProof/>
                <w:webHidden/>
              </w:rPr>
              <w:tab/>
            </w:r>
            <w:r w:rsidR="00853C87">
              <w:rPr>
                <w:noProof/>
                <w:webHidden/>
              </w:rPr>
              <w:fldChar w:fldCharType="begin"/>
            </w:r>
            <w:r w:rsidR="00853C87">
              <w:rPr>
                <w:noProof/>
                <w:webHidden/>
              </w:rPr>
              <w:instrText xml:space="preserve"> PAGEREF _Toc45263289 \h </w:instrText>
            </w:r>
            <w:r w:rsidR="00853C87">
              <w:rPr>
                <w:noProof/>
                <w:webHidden/>
              </w:rPr>
            </w:r>
            <w:r w:rsidR="00853C87">
              <w:rPr>
                <w:noProof/>
                <w:webHidden/>
              </w:rPr>
              <w:fldChar w:fldCharType="separate"/>
            </w:r>
            <w:r w:rsidR="00853C87">
              <w:rPr>
                <w:noProof/>
                <w:webHidden/>
              </w:rPr>
              <w:t>10</w:t>
            </w:r>
            <w:r w:rsidR="00853C87">
              <w:rPr>
                <w:noProof/>
                <w:webHidden/>
              </w:rPr>
              <w:fldChar w:fldCharType="end"/>
            </w:r>
          </w:hyperlink>
        </w:p>
        <w:p w14:paraId="2C748631" w14:textId="3DF60071" w:rsidR="00853C87" w:rsidRDefault="000258EA">
          <w:pPr>
            <w:pStyle w:val="Sumrio2"/>
            <w:tabs>
              <w:tab w:val="left" w:pos="880"/>
              <w:tab w:val="right" w:leader="dot" w:pos="8494"/>
            </w:tabs>
            <w:rPr>
              <w:rFonts w:eastAsiaTheme="minorEastAsia"/>
              <w:noProof/>
              <w:lang w:eastAsia="pt-BR"/>
            </w:rPr>
          </w:pPr>
          <w:hyperlink w:anchor="_Toc45263290" w:history="1">
            <w:r w:rsidR="00853C87" w:rsidRPr="00415595">
              <w:rPr>
                <w:rStyle w:val="Hyperlink"/>
                <w:rFonts w:ascii="Arial" w:hAnsi="Arial" w:cs="Arial"/>
                <w:noProof/>
              </w:rPr>
              <w:t>1.3.</w:t>
            </w:r>
            <w:r w:rsidR="00853C87">
              <w:rPr>
                <w:rFonts w:eastAsiaTheme="minorEastAsia"/>
                <w:noProof/>
                <w:lang w:eastAsia="pt-BR"/>
              </w:rPr>
              <w:tab/>
            </w:r>
            <w:r w:rsidR="00853C87" w:rsidRPr="00415595">
              <w:rPr>
                <w:rStyle w:val="Hyperlink"/>
                <w:rFonts w:ascii="Arial" w:hAnsi="Arial" w:cs="Arial"/>
                <w:noProof/>
              </w:rPr>
              <w:t>[RF003] Listar empresas.</w:t>
            </w:r>
            <w:r w:rsidR="00853C87">
              <w:rPr>
                <w:noProof/>
                <w:webHidden/>
              </w:rPr>
              <w:tab/>
            </w:r>
            <w:r w:rsidR="00853C87">
              <w:rPr>
                <w:noProof/>
                <w:webHidden/>
              </w:rPr>
              <w:fldChar w:fldCharType="begin"/>
            </w:r>
            <w:r w:rsidR="00853C87">
              <w:rPr>
                <w:noProof/>
                <w:webHidden/>
              </w:rPr>
              <w:instrText xml:space="preserve"> PAGEREF _Toc45263290 \h </w:instrText>
            </w:r>
            <w:r w:rsidR="00853C87">
              <w:rPr>
                <w:noProof/>
                <w:webHidden/>
              </w:rPr>
            </w:r>
            <w:r w:rsidR="00853C87">
              <w:rPr>
                <w:noProof/>
                <w:webHidden/>
              </w:rPr>
              <w:fldChar w:fldCharType="separate"/>
            </w:r>
            <w:r w:rsidR="00853C87">
              <w:rPr>
                <w:noProof/>
                <w:webHidden/>
              </w:rPr>
              <w:t>10</w:t>
            </w:r>
            <w:r w:rsidR="00853C87">
              <w:rPr>
                <w:noProof/>
                <w:webHidden/>
              </w:rPr>
              <w:fldChar w:fldCharType="end"/>
            </w:r>
          </w:hyperlink>
        </w:p>
        <w:p w14:paraId="0D4CD00F" w14:textId="7A03C4B0" w:rsidR="00853C87" w:rsidRDefault="000258EA">
          <w:pPr>
            <w:pStyle w:val="Sumrio2"/>
            <w:tabs>
              <w:tab w:val="left" w:pos="880"/>
              <w:tab w:val="right" w:leader="dot" w:pos="8494"/>
            </w:tabs>
            <w:rPr>
              <w:rFonts w:eastAsiaTheme="minorEastAsia"/>
              <w:noProof/>
              <w:lang w:eastAsia="pt-BR"/>
            </w:rPr>
          </w:pPr>
          <w:hyperlink w:anchor="_Toc45263291" w:history="1">
            <w:r w:rsidR="00853C87" w:rsidRPr="00415595">
              <w:rPr>
                <w:rStyle w:val="Hyperlink"/>
                <w:rFonts w:ascii="Arial" w:hAnsi="Arial" w:cs="Arial"/>
                <w:noProof/>
              </w:rPr>
              <w:t>1.4.</w:t>
            </w:r>
            <w:r w:rsidR="00853C87">
              <w:rPr>
                <w:rFonts w:eastAsiaTheme="minorEastAsia"/>
                <w:noProof/>
                <w:lang w:eastAsia="pt-BR"/>
              </w:rPr>
              <w:tab/>
            </w:r>
            <w:r w:rsidR="00853C87" w:rsidRPr="00415595">
              <w:rPr>
                <w:rStyle w:val="Hyperlink"/>
                <w:rFonts w:ascii="Arial" w:hAnsi="Arial" w:cs="Arial"/>
                <w:noProof/>
              </w:rPr>
              <w:t>[RF004] Listar parceiros.</w:t>
            </w:r>
            <w:r w:rsidR="00853C87">
              <w:rPr>
                <w:noProof/>
                <w:webHidden/>
              </w:rPr>
              <w:tab/>
            </w:r>
            <w:r w:rsidR="00853C87">
              <w:rPr>
                <w:noProof/>
                <w:webHidden/>
              </w:rPr>
              <w:fldChar w:fldCharType="begin"/>
            </w:r>
            <w:r w:rsidR="00853C87">
              <w:rPr>
                <w:noProof/>
                <w:webHidden/>
              </w:rPr>
              <w:instrText xml:space="preserve"> PAGEREF _Toc45263291 \h </w:instrText>
            </w:r>
            <w:r w:rsidR="00853C87">
              <w:rPr>
                <w:noProof/>
                <w:webHidden/>
              </w:rPr>
            </w:r>
            <w:r w:rsidR="00853C87">
              <w:rPr>
                <w:noProof/>
                <w:webHidden/>
              </w:rPr>
              <w:fldChar w:fldCharType="separate"/>
            </w:r>
            <w:r w:rsidR="00853C87">
              <w:rPr>
                <w:noProof/>
                <w:webHidden/>
              </w:rPr>
              <w:t>10</w:t>
            </w:r>
            <w:r w:rsidR="00853C87">
              <w:rPr>
                <w:noProof/>
                <w:webHidden/>
              </w:rPr>
              <w:fldChar w:fldCharType="end"/>
            </w:r>
          </w:hyperlink>
        </w:p>
        <w:p w14:paraId="56D68326" w14:textId="5CB1AE85" w:rsidR="00853C87" w:rsidRDefault="000258EA">
          <w:pPr>
            <w:pStyle w:val="Sumrio2"/>
            <w:tabs>
              <w:tab w:val="left" w:pos="880"/>
              <w:tab w:val="right" w:leader="dot" w:pos="8494"/>
            </w:tabs>
            <w:rPr>
              <w:rFonts w:eastAsiaTheme="minorEastAsia"/>
              <w:noProof/>
              <w:lang w:eastAsia="pt-BR"/>
            </w:rPr>
          </w:pPr>
          <w:hyperlink w:anchor="_Toc45263292" w:history="1">
            <w:r w:rsidR="00853C87" w:rsidRPr="00415595">
              <w:rPr>
                <w:rStyle w:val="Hyperlink"/>
                <w:rFonts w:ascii="Arial" w:hAnsi="Arial" w:cs="Arial"/>
                <w:noProof/>
              </w:rPr>
              <w:t>2.5.</w:t>
            </w:r>
            <w:r w:rsidR="00853C87">
              <w:rPr>
                <w:rFonts w:eastAsiaTheme="minorEastAsia"/>
                <w:noProof/>
                <w:lang w:eastAsia="pt-BR"/>
              </w:rPr>
              <w:tab/>
            </w:r>
            <w:r w:rsidR="00853C87" w:rsidRPr="00415595">
              <w:rPr>
                <w:rStyle w:val="Hyperlink"/>
                <w:rFonts w:ascii="Arial" w:hAnsi="Arial" w:cs="Arial"/>
                <w:noProof/>
              </w:rPr>
              <w:t>[RF005] Cancelar contrato.</w:t>
            </w:r>
            <w:r w:rsidR="00853C87">
              <w:rPr>
                <w:noProof/>
                <w:webHidden/>
              </w:rPr>
              <w:tab/>
            </w:r>
            <w:r w:rsidR="00853C87">
              <w:rPr>
                <w:noProof/>
                <w:webHidden/>
              </w:rPr>
              <w:fldChar w:fldCharType="begin"/>
            </w:r>
            <w:r w:rsidR="00853C87">
              <w:rPr>
                <w:noProof/>
                <w:webHidden/>
              </w:rPr>
              <w:instrText xml:space="preserve"> PAGEREF _Toc45263292 \h </w:instrText>
            </w:r>
            <w:r w:rsidR="00853C87">
              <w:rPr>
                <w:noProof/>
                <w:webHidden/>
              </w:rPr>
            </w:r>
            <w:r w:rsidR="00853C87">
              <w:rPr>
                <w:noProof/>
                <w:webHidden/>
              </w:rPr>
              <w:fldChar w:fldCharType="separate"/>
            </w:r>
            <w:r w:rsidR="00853C87">
              <w:rPr>
                <w:noProof/>
                <w:webHidden/>
              </w:rPr>
              <w:t>10</w:t>
            </w:r>
            <w:r w:rsidR="00853C87">
              <w:rPr>
                <w:noProof/>
                <w:webHidden/>
              </w:rPr>
              <w:fldChar w:fldCharType="end"/>
            </w:r>
          </w:hyperlink>
        </w:p>
        <w:p w14:paraId="7E722F61" w14:textId="57C9CA6B" w:rsidR="00853C87" w:rsidRDefault="000258EA">
          <w:pPr>
            <w:pStyle w:val="Sumrio2"/>
            <w:tabs>
              <w:tab w:val="left" w:pos="880"/>
              <w:tab w:val="right" w:leader="dot" w:pos="8494"/>
            </w:tabs>
            <w:rPr>
              <w:rFonts w:eastAsiaTheme="minorEastAsia"/>
              <w:noProof/>
              <w:lang w:eastAsia="pt-BR"/>
            </w:rPr>
          </w:pPr>
          <w:hyperlink w:anchor="_Toc45263293" w:history="1">
            <w:r w:rsidR="00853C87" w:rsidRPr="00415595">
              <w:rPr>
                <w:rStyle w:val="Hyperlink"/>
                <w:rFonts w:ascii="Arial" w:hAnsi="Arial" w:cs="Arial"/>
                <w:noProof/>
              </w:rPr>
              <w:t>2.6.</w:t>
            </w:r>
            <w:r w:rsidR="00853C87">
              <w:rPr>
                <w:rFonts w:eastAsiaTheme="minorEastAsia"/>
                <w:noProof/>
                <w:lang w:eastAsia="pt-BR"/>
              </w:rPr>
              <w:tab/>
            </w:r>
            <w:r w:rsidR="00853C87" w:rsidRPr="00415595">
              <w:rPr>
                <w:rStyle w:val="Hyperlink"/>
                <w:rFonts w:ascii="Arial" w:hAnsi="Arial" w:cs="Arial"/>
                <w:noProof/>
              </w:rPr>
              <w:t>[RF006] Editar perfil.</w:t>
            </w:r>
            <w:r w:rsidR="00853C87">
              <w:rPr>
                <w:noProof/>
                <w:webHidden/>
              </w:rPr>
              <w:tab/>
            </w:r>
            <w:r w:rsidR="00853C87">
              <w:rPr>
                <w:noProof/>
                <w:webHidden/>
              </w:rPr>
              <w:fldChar w:fldCharType="begin"/>
            </w:r>
            <w:r w:rsidR="00853C87">
              <w:rPr>
                <w:noProof/>
                <w:webHidden/>
              </w:rPr>
              <w:instrText xml:space="preserve"> PAGEREF _Toc45263293 \h </w:instrText>
            </w:r>
            <w:r w:rsidR="00853C87">
              <w:rPr>
                <w:noProof/>
                <w:webHidden/>
              </w:rPr>
            </w:r>
            <w:r w:rsidR="00853C87">
              <w:rPr>
                <w:noProof/>
                <w:webHidden/>
              </w:rPr>
              <w:fldChar w:fldCharType="separate"/>
            </w:r>
            <w:r w:rsidR="00853C87">
              <w:rPr>
                <w:noProof/>
                <w:webHidden/>
              </w:rPr>
              <w:t>10</w:t>
            </w:r>
            <w:r w:rsidR="00853C87">
              <w:rPr>
                <w:noProof/>
                <w:webHidden/>
              </w:rPr>
              <w:fldChar w:fldCharType="end"/>
            </w:r>
          </w:hyperlink>
        </w:p>
        <w:p w14:paraId="7D908FA0" w14:textId="4AD58505" w:rsidR="00853C87" w:rsidRDefault="000258EA">
          <w:pPr>
            <w:pStyle w:val="Sumrio2"/>
            <w:tabs>
              <w:tab w:val="left" w:pos="880"/>
              <w:tab w:val="right" w:leader="dot" w:pos="8494"/>
            </w:tabs>
            <w:rPr>
              <w:rFonts w:eastAsiaTheme="minorEastAsia"/>
              <w:noProof/>
              <w:lang w:eastAsia="pt-BR"/>
            </w:rPr>
          </w:pPr>
          <w:hyperlink w:anchor="_Toc45263294" w:history="1">
            <w:r w:rsidR="00853C87" w:rsidRPr="00415595">
              <w:rPr>
                <w:rStyle w:val="Hyperlink"/>
                <w:rFonts w:ascii="Arial" w:hAnsi="Arial" w:cs="Arial"/>
                <w:noProof/>
              </w:rPr>
              <w:t>2.7.</w:t>
            </w:r>
            <w:r w:rsidR="00853C87">
              <w:rPr>
                <w:rFonts w:eastAsiaTheme="minorEastAsia"/>
                <w:noProof/>
                <w:lang w:eastAsia="pt-BR"/>
              </w:rPr>
              <w:tab/>
            </w:r>
            <w:r w:rsidR="00853C87" w:rsidRPr="00415595">
              <w:rPr>
                <w:rStyle w:val="Hyperlink"/>
                <w:rFonts w:ascii="Arial" w:hAnsi="Arial" w:cs="Arial"/>
                <w:noProof/>
              </w:rPr>
              <w:t>[RF007] Buscar empresas</w:t>
            </w:r>
            <w:r w:rsidR="00853C87">
              <w:rPr>
                <w:noProof/>
                <w:webHidden/>
              </w:rPr>
              <w:tab/>
            </w:r>
            <w:r w:rsidR="00853C87">
              <w:rPr>
                <w:noProof/>
                <w:webHidden/>
              </w:rPr>
              <w:fldChar w:fldCharType="begin"/>
            </w:r>
            <w:r w:rsidR="00853C87">
              <w:rPr>
                <w:noProof/>
                <w:webHidden/>
              </w:rPr>
              <w:instrText xml:space="preserve"> PAGEREF _Toc45263294 \h </w:instrText>
            </w:r>
            <w:r w:rsidR="00853C87">
              <w:rPr>
                <w:noProof/>
                <w:webHidden/>
              </w:rPr>
            </w:r>
            <w:r w:rsidR="00853C87">
              <w:rPr>
                <w:noProof/>
                <w:webHidden/>
              </w:rPr>
              <w:fldChar w:fldCharType="separate"/>
            </w:r>
            <w:r w:rsidR="00853C87">
              <w:rPr>
                <w:noProof/>
                <w:webHidden/>
              </w:rPr>
              <w:t>10</w:t>
            </w:r>
            <w:r w:rsidR="00853C87">
              <w:rPr>
                <w:noProof/>
                <w:webHidden/>
              </w:rPr>
              <w:fldChar w:fldCharType="end"/>
            </w:r>
          </w:hyperlink>
        </w:p>
        <w:p w14:paraId="2DE2E2D7" w14:textId="52286EA0" w:rsidR="00853C87" w:rsidRDefault="000258EA">
          <w:pPr>
            <w:pStyle w:val="Sumrio2"/>
            <w:tabs>
              <w:tab w:val="left" w:pos="880"/>
              <w:tab w:val="right" w:leader="dot" w:pos="8494"/>
            </w:tabs>
            <w:rPr>
              <w:rFonts w:eastAsiaTheme="minorEastAsia"/>
              <w:noProof/>
              <w:lang w:eastAsia="pt-BR"/>
            </w:rPr>
          </w:pPr>
          <w:hyperlink w:anchor="_Toc45263295" w:history="1">
            <w:r w:rsidR="00853C87" w:rsidRPr="00415595">
              <w:rPr>
                <w:rStyle w:val="Hyperlink"/>
                <w:rFonts w:ascii="Arial" w:hAnsi="Arial" w:cs="Arial"/>
                <w:noProof/>
              </w:rPr>
              <w:t>2.8.</w:t>
            </w:r>
            <w:r w:rsidR="00853C87">
              <w:rPr>
                <w:rFonts w:eastAsiaTheme="minorEastAsia"/>
                <w:noProof/>
                <w:lang w:eastAsia="pt-BR"/>
              </w:rPr>
              <w:tab/>
            </w:r>
            <w:r w:rsidR="00853C87" w:rsidRPr="00415595">
              <w:rPr>
                <w:rStyle w:val="Hyperlink"/>
                <w:rFonts w:ascii="Arial" w:hAnsi="Arial" w:cs="Arial"/>
                <w:noProof/>
              </w:rPr>
              <w:t>[RF008] Enviar mensagem.</w:t>
            </w:r>
            <w:r w:rsidR="00853C87">
              <w:rPr>
                <w:noProof/>
                <w:webHidden/>
              </w:rPr>
              <w:tab/>
            </w:r>
            <w:r w:rsidR="00853C87">
              <w:rPr>
                <w:noProof/>
                <w:webHidden/>
              </w:rPr>
              <w:fldChar w:fldCharType="begin"/>
            </w:r>
            <w:r w:rsidR="00853C87">
              <w:rPr>
                <w:noProof/>
                <w:webHidden/>
              </w:rPr>
              <w:instrText xml:space="preserve"> PAGEREF _Toc45263295 \h </w:instrText>
            </w:r>
            <w:r w:rsidR="00853C87">
              <w:rPr>
                <w:noProof/>
                <w:webHidden/>
              </w:rPr>
            </w:r>
            <w:r w:rsidR="00853C87">
              <w:rPr>
                <w:noProof/>
                <w:webHidden/>
              </w:rPr>
              <w:fldChar w:fldCharType="separate"/>
            </w:r>
            <w:r w:rsidR="00853C87">
              <w:rPr>
                <w:noProof/>
                <w:webHidden/>
              </w:rPr>
              <w:t>10</w:t>
            </w:r>
            <w:r w:rsidR="00853C87">
              <w:rPr>
                <w:noProof/>
                <w:webHidden/>
              </w:rPr>
              <w:fldChar w:fldCharType="end"/>
            </w:r>
          </w:hyperlink>
        </w:p>
        <w:p w14:paraId="7425135D" w14:textId="71858F8C" w:rsidR="00853C87" w:rsidRDefault="000258EA">
          <w:pPr>
            <w:pStyle w:val="Sumrio2"/>
            <w:tabs>
              <w:tab w:val="left" w:pos="880"/>
              <w:tab w:val="right" w:leader="dot" w:pos="8494"/>
            </w:tabs>
            <w:rPr>
              <w:rFonts w:eastAsiaTheme="minorEastAsia"/>
              <w:noProof/>
              <w:lang w:eastAsia="pt-BR"/>
            </w:rPr>
          </w:pPr>
          <w:hyperlink w:anchor="_Toc45263296" w:history="1">
            <w:r w:rsidR="00853C87" w:rsidRPr="00415595">
              <w:rPr>
                <w:rStyle w:val="Hyperlink"/>
                <w:rFonts w:ascii="Arial" w:hAnsi="Arial" w:cs="Arial"/>
                <w:noProof/>
              </w:rPr>
              <w:t>2.9.</w:t>
            </w:r>
            <w:r w:rsidR="00853C87">
              <w:rPr>
                <w:rFonts w:eastAsiaTheme="minorEastAsia"/>
                <w:noProof/>
                <w:lang w:eastAsia="pt-BR"/>
              </w:rPr>
              <w:tab/>
            </w:r>
            <w:r w:rsidR="00853C87" w:rsidRPr="00415595">
              <w:rPr>
                <w:rStyle w:val="Hyperlink"/>
                <w:rFonts w:ascii="Arial" w:hAnsi="Arial" w:cs="Arial"/>
                <w:noProof/>
              </w:rPr>
              <w:t>[RF009] Listar demandas.</w:t>
            </w:r>
            <w:r w:rsidR="00853C87">
              <w:rPr>
                <w:noProof/>
                <w:webHidden/>
              </w:rPr>
              <w:tab/>
            </w:r>
            <w:r w:rsidR="00853C87">
              <w:rPr>
                <w:noProof/>
                <w:webHidden/>
              </w:rPr>
              <w:fldChar w:fldCharType="begin"/>
            </w:r>
            <w:r w:rsidR="00853C87">
              <w:rPr>
                <w:noProof/>
                <w:webHidden/>
              </w:rPr>
              <w:instrText xml:space="preserve"> PAGEREF _Toc45263296 \h </w:instrText>
            </w:r>
            <w:r w:rsidR="00853C87">
              <w:rPr>
                <w:noProof/>
                <w:webHidden/>
              </w:rPr>
            </w:r>
            <w:r w:rsidR="00853C87">
              <w:rPr>
                <w:noProof/>
                <w:webHidden/>
              </w:rPr>
              <w:fldChar w:fldCharType="separate"/>
            </w:r>
            <w:r w:rsidR="00853C87">
              <w:rPr>
                <w:noProof/>
                <w:webHidden/>
              </w:rPr>
              <w:t>10</w:t>
            </w:r>
            <w:r w:rsidR="00853C87">
              <w:rPr>
                <w:noProof/>
                <w:webHidden/>
              </w:rPr>
              <w:fldChar w:fldCharType="end"/>
            </w:r>
          </w:hyperlink>
        </w:p>
        <w:p w14:paraId="4D64DF01" w14:textId="1DFD7F08" w:rsidR="00853C87" w:rsidRDefault="000258EA">
          <w:pPr>
            <w:pStyle w:val="Sumrio2"/>
            <w:tabs>
              <w:tab w:val="left" w:pos="1100"/>
              <w:tab w:val="right" w:leader="dot" w:pos="8494"/>
            </w:tabs>
            <w:rPr>
              <w:rFonts w:eastAsiaTheme="minorEastAsia"/>
              <w:noProof/>
              <w:lang w:eastAsia="pt-BR"/>
            </w:rPr>
          </w:pPr>
          <w:hyperlink w:anchor="_Toc45263297" w:history="1">
            <w:r w:rsidR="00853C87" w:rsidRPr="00415595">
              <w:rPr>
                <w:rStyle w:val="Hyperlink"/>
                <w:rFonts w:ascii="Arial" w:hAnsi="Arial" w:cs="Arial"/>
                <w:noProof/>
              </w:rPr>
              <w:t>2.10.</w:t>
            </w:r>
            <w:r w:rsidR="00853C87">
              <w:rPr>
                <w:rFonts w:eastAsiaTheme="minorEastAsia"/>
                <w:noProof/>
                <w:lang w:eastAsia="pt-BR"/>
              </w:rPr>
              <w:tab/>
            </w:r>
            <w:r w:rsidR="00853C87" w:rsidRPr="00415595">
              <w:rPr>
                <w:rStyle w:val="Hyperlink"/>
                <w:rFonts w:ascii="Arial" w:hAnsi="Arial" w:cs="Arial"/>
                <w:noProof/>
              </w:rPr>
              <w:t>[RF010] Cadastrar produtos.</w:t>
            </w:r>
            <w:r w:rsidR="00853C87">
              <w:rPr>
                <w:noProof/>
                <w:webHidden/>
              </w:rPr>
              <w:tab/>
            </w:r>
            <w:r w:rsidR="00853C87">
              <w:rPr>
                <w:noProof/>
                <w:webHidden/>
              </w:rPr>
              <w:fldChar w:fldCharType="begin"/>
            </w:r>
            <w:r w:rsidR="00853C87">
              <w:rPr>
                <w:noProof/>
                <w:webHidden/>
              </w:rPr>
              <w:instrText xml:space="preserve"> PAGEREF _Toc45263297 \h </w:instrText>
            </w:r>
            <w:r w:rsidR="00853C87">
              <w:rPr>
                <w:noProof/>
                <w:webHidden/>
              </w:rPr>
            </w:r>
            <w:r w:rsidR="00853C87">
              <w:rPr>
                <w:noProof/>
                <w:webHidden/>
              </w:rPr>
              <w:fldChar w:fldCharType="separate"/>
            </w:r>
            <w:r w:rsidR="00853C87">
              <w:rPr>
                <w:noProof/>
                <w:webHidden/>
              </w:rPr>
              <w:t>11</w:t>
            </w:r>
            <w:r w:rsidR="00853C87">
              <w:rPr>
                <w:noProof/>
                <w:webHidden/>
              </w:rPr>
              <w:fldChar w:fldCharType="end"/>
            </w:r>
          </w:hyperlink>
        </w:p>
        <w:p w14:paraId="31CC0BE5" w14:textId="700BCBED" w:rsidR="00853C87" w:rsidRDefault="000258EA">
          <w:pPr>
            <w:pStyle w:val="Sumrio2"/>
            <w:tabs>
              <w:tab w:val="left" w:pos="1100"/>
              <w:tab w:val="right" w:leader="dot" w:pos="8494"/>
            </w:tabs>
            <w:rPr>
              <w:rFonts w:eastAsiaTheme="minorEastAsia"/>
              <w:noProof/>
              <w:lang w:eastAsia="pt-BR"/>
            </w:rPr>
          </w:pPr>
          <w:hyperlink w:anchor="_Toc45263298" w:history="1">
            <w:r w:rsidR="00853C87" w:rsidRPr="00415595">
              <w:rPr>
                <w:rStyle w:val="Hyperlink"/>
                <w:rFonts w:ascii="Arial" w:hAnsi="Arial" w:cs="Arial"/>
                <w:noProof/>
              </w:rPr>
              <w:t>2.11.</w:t>
            </w:r>
            <w:r w:rsidR="00853C87">
              <w:rPr>
                <w:rFonts w:eastAsiaTheme="minorEastAsia"/>
                <w:noProof/>
                <w:lang w:eastAsia="pt-BR"/>
              </w:rPr>
              <w:tab/>
            </w:r>
            <w:r w:rsidR="00853C87" w:rsidRPr="00415595">
              <w:rPr>
                <w:rStyle w:val="Hyperlink"/>
                <w:rFonts w:ascii="Arial" w:hAnsi="Arial" w:cs="Arial"/>
                <w:noProof/>
              </w:rPr>
              <w:t>[RF011] Editar produtos.</w:t>
            </w:r>
            <w:r w:rsidR="00853C87">
              <w:rPr>
                <w:noProof/>
                <w:webHidden/>
              </w:rPr>
              <w:tab/>
            </w:r>
            <w:r w:rsidR="00853C87">
              <w:rPr>
                <w:noProof/>
                <w:webHidden/>
              </w:rPr>
              <w:fldChar w:fldCharType="begin"/>
            </w:r>
            <w:r w:rsidR="00853C87">
              <w:rPr>
                <w:noProof/>
                <w:webHidden/>
              </w:rPr>
              <w:instrText xml:space="preserve"> PAGEREF _Toc45263298 \h </w:instrText>
            </w:r>
            <w:r w:rsidR="00853C87">
              <w:rPr>
                <w:noProof/>
                <w:webHidden/>
              </w:rPr>
            </w:r>
            <w:r w:rsidR="00853C87">
              <w:rPr>
                <w:noProof/>
                <w:webHidden/>
              </w:rPr>
              <w:fldChar w:fldCharType="separate"/>
            </w:r>
            <w:r w:rsidR="00853C87">
              <w:rPr>
                <w:noProof/>
                <w:webHidden/>
              </w:rPr>
              <w:t>11</w:t>
            </w:r>
            <w:r w:rsidR="00853C87">
              <w:rPr>
                <w:noProof/>
                <w:webHidden/>
              </w:rPr>
              <w:fldChar w:fldCharType="end"/>
            </w:r>
          </w:hyperlink>
        </w:p>
        <w:p w14:paraId="7BF1248F" w14:textId="37F9E143" w:rsidR="00853C87" w:rsidRDefault="000258EA">
          <w:pPr>
            <w:pStyle w:val="Sumrio2"/>
            <w:tabs>
              <w:tab w:val="left" w:pos="1100"/>
              <w:tab w:val="right" w:leader="dot" w:pos="8494"/>
            </w:tabs>
            <w:rPr>
              <w:rFonts w:eastAsiaTheme="minorEastAsia"/>
              <w:noProof/>
              <w:lang w:eastAsia="pt-BR"/>
            </w:rPr>
          </w:pPr>
          <w:hyperlink w:anchor="_Toc45263299" w:history="1">
            <w:r w:rsidR="00853C87" w:rsidRPr="00415595">
              <w:rPr>
                <w:rStyle w:val="Hyperlink"/>
                <w:rFonts w:ascii="Arial" w:hAnsi="Arial" w:cs="Arial"/>
                <w:noProof/>
              </w:rPr>
              <w:t>2.12.</w:t>
            </w:r>
            <w:r w:rsidR="00853C87">
              <w:rPr>
                <w:rFonts w:eastAsiaTheme="minorEastAsia"/>
                <w:noProof/>
                <w:lang w:eastAsia="pt-BR"/>
              </w:rPr>
              <w:tab/>
            </w:r>
            <w:r w:rsidR="00853C87" w:rsidRPr="00415595">
              <w:rPr>
                <w:rStyle w:val="Hyperlink"/>
                <w:rFonts w:ascii="Arial" w:hAnsi="Arial" w:cs="Arial"/>
                <w:noProof/>
              </w:rPr>
              <w:t>[RF012] Deletar produtos .</w:t>
            </w:r>
            <w:r w:rsidR="00853C87">
              <w:rPr>
                <w:noProof/>
                <w:webHidden/>
              </w:rPr>
              <w:tab/>
            </w:r>
            <w:r w:rsidR="00853C87">
              <w:rPr>
                <w:noProof/>
                <w:webHidden/>
              </w:rPr>
              <w:fldChar w:fldCharType="begin"/>
            </w:r>
            <w:r w:rsidR="00853C87">
              <w:rPr>
                <w:noProof/>
                <w:webHidden/>
              </w:rPr>
              <w:instrText xml:space="preserve"> PAGEREF _Toc45263299 \h </w:instrText>
            </w:r>
            <w:r w:rsidR="00853C87">
              <w:rPr>
                <w:noProof/>
                <w:webHidden/>
              </w:rPr>
            </w:r>
            <w:r w:rsidR="00853C87">
              <w:rPr>
                <w:noProof/>
                <w:webHidden/>
              </w:rPr>
              <w:fldChar w:fldCharType="separate"/>
            </w:r>
            <w:r w:rsidR="00853C87">
              <w:rPr>
                <w:noProof/>
                <w:webHidden/>
              </w:rPr>
              <w:t>11</w:t>
            </w:r>
            <w:r w:rsidR="00853C87">
              <w:rPr>
                <w:noProof/>
                <w:webHidden/>
              </w:rPr>
              <w:fldChar w:fldCharType="end"/>
            </w:r>
          </w:hyperlink>
        </w:p>
        <w:p w14:paraId="6D147004" w14:textId="07A109C8" w:rsidR="00853C87" w:rsidRDefault="000258EA">
          <w:pPr>
            <w:pStyle w:val="Sumrio2"/>
            <w:tabs>
              <w:tab w:val="left" w:pos="1100"/>
              <w:tab w:val="right" w:leader="dot" w:pos="8494"/>
            </w:tabs>
            <w:rPr>
              <w:rFonts w:eastAsiaTheme="minorEastAsia"/>
              <w:noProof/>
              <w:lang w:eastAsia="pt-BR"/>
            </w:rPr>
          </w:pPr>
          <w:hyperlink w:anchor="_Toc45263300" w:history="1">
            <w:r w:rsidR="00853C87" w:rsidRPr="00415595">
              <w:rPr>
                <w:rStyle w:val="Hyperlink"/>
                <w:rFonts w:ascii="Arial" w:hAnsi="Arial" w:cs="Arial"/>
                <w:noProof/>
              </w:rPr>
              <w:t>2.13.</w:t>
            </w:r>
            <w:r w:rsidR="00853C87">
              <w:rPr>
                <w:rFonts w:eastAsiaTheme="minorEastAsia"/>
                <w:noProof/>
                <w:lang w:eastAsia="pt-BR"/>
              </w:rPr>
              <w:tab/>
            </w:r>
            <w:r w:rsidR="00853C87" w:rsidRPr="00415595">
              <w:rPr>
                <w:rStyle w:val="Hyperlink"/>
                <w:rFonts w:ascii="Arial" w:hAnsi="Arial" w:cs="Arial"/>
                <w:noProof/>
              </w:rPr>
              <w:t>[RF013] Enviar contrato.</w:t>
            </w:r>
            <w:r w:rsidR="00853C87">
              <w:rPr>
                <w:noProof/>
                <w:webHidden/>
              </w:rPr>
              <w:tab/>
            </w:r>
            <w:r w:rsidR="00853C87">
              <w:rPr>
                <w:noProof/>
                <w:webHidden/>
              </w:rPr>
              <w:fldChar w:fldCharType="begin"/>
            </w:r>
            <w:r w:rsidR="00853C87">
              <w:rPr>
                <w:noProof/>
                <w:webHidden/>
              </w:rPr>
              <w:instrText xml:space="preserve"> PAGEREF _Toc45263300 \h </w:instrText>
            </w:r>
            <w:r w:rsidR="00853C87">
              <w:rPr>
                <w:noProof/>
                <w:webHidden/>
              </w:rPr>
            </w:r>
            <w:r w:rsidR="00853C87">
              <w:rPr>
                <w:noProof/>
                <w:webHidden/>
              </w:rPr>
              <w:fldChar w:fldCharType="separate"/>
            </w:r>
            <w:r w:rsidR="00853C87">
              <w:rPr>
                <w:noProof/>
                <w:webHidden/>
              </w:rPr>
              <w:t>11</w:t>
            </w:r>
            <w:r w:rsidR="00853C87">
              <w:rPr>
                <w:noProof/>
                <w:webHidden/>
              </w:rPr>
              <w:fldChar w:fldCharType="end"/>
            </w:r>
          </w:hyperlink>
        </w:p>
        <w:p w14:paraId="441A4336" w14:textId="5CE2263C" w:rsidR="00853C87" w:rsidRDefault="000258EA">
          <w:pPr>
            <w:pStyle w:val="Sumrio1"/>
            <w:tabs>
              <w:tab w:val="right" w:leader="dot" w:pos="8494"/>
            </w:tabs>
            <w:rPr>
              <w:rFonts w:eastAsiaTheme="minorEastAsia"/>
              <w:noProof/>
              <w:lang w:eastAsia="pt-BR"/>
            </w:rPr>
          </w:pPr>
          <w:hyperlink w:anchor="_Toc45263301" w:history="1">
            <w:r w:rsidR="00853C87" w:rsidRPr="00415595">
              <w:rPr>
                <w:rStyle w:val="Hyperlink"/>
                <w:b/>
                <w:noProof/>
              </w:rPr>
              <w:t>Documentação do Banco de Dados</w:t>
            </w:r>
            <w:r w:rsidR="00853C87">
              <w:rPr>
                <w:noProof/>
                <w:webHidden/>
              </w:rPr>
              <w:tab/>
            </w:r>
            <w:r w:rsidR="00853C87">
              <w:rPr>
                <w:noProof/>
                <w:webHidden/>
              </w:rPr>
              <w:fldChar w:fldCharType="begin"/>
            </w:r>
            <w:r w:rsidR="00853C87">
              <w:rPr>
                <w:noProof/>
                <w:webHidden/>
              </w:rPr>
              <w:instrText xml:space="preserve"> PAGEREF _Toc45263301 \h </w:instrText>
            </w:r>
            <w:r w:rsidR="00853C87">
              <w:rPr>
                <w:noProof/>
                <w:webHidden/>
              </w:rPr>
            </w:r>
            <w:r w:rsidR="00853C87">
              <w:rPr>
                <w:noProof/>
                <w:webHidden/>
              </w:rPr>
              <w:fldChar w:fldCharType="separate"/>
            </w:r>
            <w:r w:rsidR="00853C87">
              <w:rPr>
                <w:noProof/>
                <w:webHidden/>
              </w:rPr>
              <w:t>13</w:t>
            </w:r>
            <w:r w:rsidR="00853C87">
              <w:rPr>
                <w:noProof/>
                <w:webHidden/>
              </w:rPr>
              <w:fldChar w:fldCharType="end"/>
            </w:r>
          </w:hyperlink>
        </w:p>
        <w:p w14:paraId="3E914EE7" w14:textId="69231253" w:rsidR="00853C87" w:rsidRDefault="000258EA">
          <w:pPr>
            <w:pStyle w:val="Sumrio1"/>
            <w:tabs>
              <w:tab w:val="right" w:leader="dot" w:pos="8494"/>
            </w:tabs>
            <w:rPr>
              <w:rFonts w:eastAsiaTheme="minorEastAsia"/>
              <w:noProof/>
              <w:lang w:eastAsia="pt-BR"/>
            </w:rPr>
          </w:pPr>
          <w:hyperlink w:anchor="_Toc45263302" w:history="1">
            <w:r w:rsidR="00853C87" w:rsidRPr="00415595">
              <w:rPr>
                <w:rStyle w:val="Hyperlink"/>
                <w:b/>
                <w:noProof/>
              </w:rPr>
              <w:t>Diagrama de atividade</w:t>
            </w:r>
            <w:r w:rsidR="00853C87">
              <w:rPr>
                <w:noProof/>
                <w:webHidden/>
              </w:rPr>
              <w:tab/>
            </w:r>
            <w:r w:rsidR="00853C87">
              <w:rPr>
                <w:noProof/>
                <w:webHidden/>
              </w:rPr>
              <w:fldChar w:fldCharType="begin"/>
            </w:r>
            <w:r w:rsidR="00853C87">
              <w:rPr>
                <w:noProof/>
                <w:webHidden/>
              </w:rPr>
              <w:instrText xml:space="preserve"> PAGEREF _Toc45263302 \h </w:instrText>
            </w:r>
            <w:r w:rsidR="00853C87">
              <w:rPr>
                <w:noProof/>
                <w:webHidden/>
              </w:rPr>
            </w:r>
            <w:r w:rsidR="00853C87">
              <w:rPr>
                <w:noProof/>
                <w:webHidden/>
              </w:rPr>
              <w:fldChar w:fldCharType="separate"/>
            </w:r>
            <w:r w:rsidR="00853C87">
              <w:rPr>
                <w:noProof/>
                <w:webHidden/>
              </w:rPr>
              <w:t>14</w:t>
            </w:r>
            <w:r w:rsidR="00853C87">
              <w:rPr>
                <w:noProof/>
                <w:webHidden/>
              </w:rPr>
              <w:fldChar w:fldCharType="end"/>
            </w:r>
          </w:hyperlink>
        </w:p>
        <w:p w14:paraId="678CB70D" w14:textId="23690E39" w:rsidR="00853C87" w:rsidRDefault="000258EA">
          <w:pPr>
            <w:pStyle w:val="Sumrio1"/>
            <w:tabs>
              <w:tab w:val="right" w:leader="dot" w:pos="8494"/>
            </w:tabs>
            <w:rPr>
              <w:rFonts w:eastAsiaTheme="minorEastAsia"/>
              <w:noProof/>
              <w:lang w:eastAsia="pt-BR"/>
            </w:rPr>
          </w:pPr>
          <w:hyperlink w:anchor="_Toc45263303" w:history="1">
            <w:r w:rsidR="00853C87" w:rsidRPr="00415595">
              <w:rPr>
                <w:rStyle w:val="Hyperlink"/>
                <w:b/>
                <w:noProof/>
              </w:rPr>
              <w:t>SWOT</w:t>
            </w:r>
            <w:r w:rsidR="00853C87">
              <w:rPr>
                <w:noProof/>
                <w:webHidden/>
              </w:rPr>
              <w:tab/>
            </w:r>
            <w:r w:rsidR="00853C87">
              <w:rPr>
                <w:noProof/>
                <w:webHidden/>
              </w:rPr>
              <w:fldChar w:fldCharType="begin"/>
            </w:r>
            <w:r w:rsidR="00853C87">
              <w:rPr>
                <w:noProof/>
                <w:webHidden/>
              </w:rPr>
              <w:instrText xml:space="preserve"> PAGEREF _Toc45263303 \h </w:instrText>
            </w:r>
            <w:r w:rsidR="00853C87">
              <w:rPr>
                <w:noProof/>
                <w:webHidden/>
              </w:rPr>
            </w:r>
            <w:r w:rsidR="00853C87">
              <w:rPr>
                <w:noProof/>
                <w:webHidden/>
              </w:rPr>
              <w:fldChar w:fldCharType="separate"/>
            </w:r>
            <w:r w:rsidR="00853C87">
              <w:rPr>
                <w:noProof/>
                <w:webHidden/>
              </w:rPr>
              <w:t>15</w:t>
            </w:r>
            <w:r w:rsidR="00853C87">
              <w:rPr>
                <w:noProof/>
                <w:webHidden/>
              </w:rPr>
              <w:fldChar w:fldCharType="end"/>
            </w:r>
          </w:hyperlink>
        </w:p>
        <w:p w14:paraId="1C576456" w14:textId="368343D3" w:rsidR="00853C87" w:rsidRDefault="000258EA">
          <w:pPr>
            <w:pStyle w:val="Sumrio1"/>
            <w:tabs>
              <w:tab w:val="right" w:leader="dot" w:pos="8494"/>
            </w:tabs>
            <w:rPr>
              <w:rFonts w:eastAsiaTheme="minorEastAsia"/>
              <w:noProof/>
              <w:lang w:eastAsia="pt-BR"/>
            </w:rPr>
          </w:pPr>
          <w:hyperlink w:anchor="_Toc45263304" w:history="1">
            <w:r w:rsidR="00853C87" w:rsidRPr="00415595">
              <w:rPr>
                <w:rStyle w:val="Hyperlink"/>
                <w:b/>
                <w:noProof/>
              </w:rPr>
              <w:t>Casos de teste</w:t>
            </w:r>
            <w:r w:rsidR="00853C87">
              <w:rPr>
                <w:noProof/>
                <w:webHidden/>
              </w:rPr>
              <w:tab/>
            </w:r>
            <w:r w:rsidR="00853C87">
              <w:rPr>
                <w:noProof/>
                <w:webHidden/>
              </w:rPr>
              <w:fldChar w:fldCharType="begin"/>
            </w:r>
            <w:r w:rsidR="00853C87">
              <w:rPr>
                <w:noProof/>
                <w:webHidden/>
              </w:rPr>
              <w:instrText xml:space="preserve"> PAGEREF _Toc45263304 \h </w:instrText>
            </w:r>
            <w:r w:rsidR="00853C87">
              <w:rPr>
                <w:noProof/>
                <w:webHidden/>
              </w:rPr>
            </w:r>
            <w:r w:rsidR="00853C87">
              <w:rPr>
                <w:noProof/>
                <w:webHidden/>
              </w:rPr>
              <w:fldChar w:fldCharType="separate"/>
            </w:r>
            <w:r w:rsidR="00853C87">
              <w:rPr>
                <w:noProof/>
                <w:webHidden/>
              </w:rPr>
              <w:t>16</w:t>
            </w:r>
            <w:r w:rsidR="00853C87">
              <w:rPr>
                <w:noProof/>
                <w:webHidden/>
              </w:rPr>
              <w:fldChar w:fldCharType="end"/>
            </w:r>
          </w:hyperlink>
        </w:p>
        <w:p w14:paraId="5FB0FF52" w14:textId="3E2739F2" w:rsidR="00853C87" w:rsidRDefault="000258EA">
          <w:pPr>
            <w:pStyle w:val="Sumrio1"/>
            <w:tabs>
              <w:tab w:val="right" w:leader="dot" w:pos="8494"/>
            </w:tabs>
            <w:rPr>
              <w:rFonts w:eastAsiaTheme="minorEastAsia"/>
              <w:noProof/>
              <w:lang w:eastAsia="pt-BR"/>
            </w:rPr>
          </w:pPr>
          <w:hyperlink w:anchor="_Toc45263305" w:history="1">
            <w:r w:rsidR="00853C87" w:rsidRPr="00415595">
              <w:rPr>
                <w:rStyle w:val="Hyperlink"/>
                <w:b/>
                <w:noProof/>
              </w:rPr>
              <w:t>Plano de teste</w:t>
            </w:r>
            <w:r w:rsidR="00853C87">
              <w:rPr>
                <w:noProof/>
                <w:webHidden/>
              </w:rPr>
              <w:tab/>
            </w:r>
            <w:r w:rsidR="00853C87">
              <w:rPr>
                <w:noProof/>
                <w:webHidden/>
              </w:rPr>
              <w:fldChar w:fldCharType="begin"/>
            </w:r>
            <w:r w:rsidR="00853C87">
              <w:rPr>
                <w:noProof/>
                <w:webHidden/>
              </w:rPr>
              <w:instrText xml:space="preserve"> PAGEREF _Toc45263305 \h </w:instrText>
            </w:r>
            <w:r w:rsidR="00853C87">
              <w:rPr>
                <w:noProof/>
                <w:webHidden/>
              </w:rPr>
            </w:r>
            <w:r w:rsidR="00853C87">
              <w:rPr>
                <w:noProof/>
                <w:webHidden/>
              </w:rPr>
              <w:fldChar w:fldCharType="separate"/>
            </w:r>
            <w:r w:rsidR="00853C87">
              <w:rPr>
                <w:noProof/>
                <w:webHidden/>
              </w:rPr>
              <w:t>17</w:t>
            </w:r>
            <w:r w:rsidR="00853C87">
              <w:rPr>
                <w:noProof/>
                <w:webHidden/>
              </w:rPr>
              <w:fldChar w:fldCharType="end"/>
            </w:r>
          </w:hyperlink>
        </w:p>
        <w:p w14:paraId="243FE2F4" w14:textId="0157E729" w:rsidR="00853C87" w:rsidRDefault="000258EA">
          <w:pPr>
            <w:pStyle w:val="Sumrio1"/>
            <w:tabs>
              <w:tab w:val="right" w:leader="dot" w:pos="8494"/>
            </w:tabs>
            <w:rPr>
              <w:rFonts w:eastAsiaTheme="minorEastAsia"/>
              <w:noProof/>
              <w:lang w:eastAsia="pt-BR"/>
            </w:rPr>
          </w:pPr>
          <w:hyperlink w:anchor="_Toc45263306" w:history="1">
            <w:r w:rsidR="00853C87" w:rsidRPr="00415595">
              <w:rPr>
                <w:rStyle w:val="Hyperlink"/>
                <w:b/>
                <w:noProof/>
              </w:rPr>
              <w:t>Cronograma.</w:t>
            </w:r>
            <w:r w:rsidR="00853C87">
              <w:rPr>
                <w:noProof/>
                <w:webHidden/>
              </w:rPr>
              <w:tab/>
            </w:r>
            <w:r w:rsidR="00853C87">
              <w:rPr>
                <w:noProof/>
                <w:webHidden/>
              </w:rPr>
              <w:fldChar w:fldCharType="begin"/>
            </w:r>
            <w:r w:rsidR="00853C87">
              <w:rPr>
                <w:noProof/>
                <w:webHidden/>
              </w:rPr>
              <w:instrText xml:space="preserve"> PAGEREF _Toc45263306 \h </w:instrText>
            </w:r>
            <w:r w:rsidR="00853C87">
              <w:rPr>
                <w:noProof/>
                <w:webHidden/>
              </w:rPr>
            </w:r>
            <w:r w:rsidR="00853C87">
              <w:rPr>
                <w:noProof/>
                <w:webHidden/>
              </w:rPr>
              <w:fldChar w:fldCharType="separate"/>
            </w:r>
            <w:r w:rsidR="00853C87">
              <w:rPr>
                <w:noProof/>
                <w:webHidden/>
              </w:rPr>
              <w:t>18</w:t>
            </w:r>
            <w:r w:rsidR="00853C87">
              <w:rPr>
                <w:noProof/>
                <w:webHidden/>
              </w:rPr>
              <w:fldChar w:fldCharType="end"/>
            </w:r>
          </w:hyperlink>
        </w:p>
        <w:p w14:paraId="396D24F5" w14:textId="5ACCC509" w:rsidR="007506E1" w:rsidRDefault="007506E1">
          <w:r>
            <w:rPr>
              <w:b/>
              <w:bCs/>
            </w:rPr>
            <w:fldChar w:fldCharType="end"/>
          </w:r>
        </w:p>
      </w:sdtContent>
    </w:sdt>
    <w:p w14:paraId="2B2F9004" w14:textId="77777777" w:rsidR="001E75B8" w:rsidRDefault="001E75B8" w:rsidP="007506E1">
      <w:pPr>
        <w:rPr>
          <w:rFonts w:ascii="Arial" w:hAnsi="Arial" w:cs="Arial"/>
          <w:sz w:val="24"/>
          <w:szCs w:val="24"/>
        </w:rPr>
      </w:pPr>
    </w:p>
    <w:p w14:paraId="5AB4A818" w14:textId="77777777" w:rsidR="001E75B8" w:rsidRDefault="001E75B8" w:rsidP="008014A1">
      <w:pPr>
        <w:jc w:val="center"/>
        <w:rPr>
          <w:rFonts w:ascii="Arial" w:hAnsi="Arial" w:cs="Arial"/>
          <w:sz w:val="24"/>
          <w:szCs w:val="24"/>
        </w:rPr>
      </w:pPr>
    </w:p>
    <w:p w14:paraId="5FA174DD" w14:textId="77777777" w:rsidR="001E75B8" w:rsidRDefault="001E75B8" w:rsidP="008014A1">
      <w:pPr>
        <w:jc w:val="center"/>
        <w:rPr>
          <w:rFonts w:ascii="Arial" w:hAnsi="Arial" w:cs="Arial"/>
          <w:sz w:val="24"/>
          <w:szCs w:val="24"/>
        </w:rPr>
      </w:pPr>
    </w:p>
    <w:p w14:paraId="500D1B73" w14:textId="77777777" w:rsidR="001E75B8" w:rsidRDefault="001E75B8" w:rsidP="008014A1">
      <w:pPr>
        <w:jc w:val="center"/>
        <w:rPr>
          <w:rFonts w:ascii="Arial" w:hAnsi="Arial" w:cs="Arial"/>
          <w:sz w:val="24"/>
          <w:szCs w:val="24"/>
        </w:rPr>
      </w:pPr>
    </w:p>
    <w:p w14:paraId="21DB7B81" w14:textId="05347153" w:rsidR="00421839" w:rsidRDefault="00421839" w:rsidP="00C704F5">
      <w:pPr>
        <w:pStyle w:val="Ttulo1"/>
        <w:rPr>
          <w:rFonts w:ascii="Arial" w:eastAsiaTheme="minorHAnsi" w:hAnsi="Arial" w:cs="Arial"/>
          <w:color w:val="auto"/>
          <w:sz w:val="24"/>
          <w:szCs w:val="24"/>
        </w:rPr>
      </w:pPr>
    </w:p>
    <w:p w14:paraId="47EC380C" w14:textId="77777777" w:rsidR="00421839" w:rsidRPr="00421839" w:rsidRDefault="00421839" w:rsidP="00421839"/>
    <w:p w14:paraId="440B55E8" w14:textId="19BA79B3" w:rsidR="00C704F5" w:rsidRPr="00141EC4" w:rsidRDefault="00C704F5" w:rsidP="00C704F5">
      <w:pPr>
        <w:pStyle w:val="Ttulo1"/>
        <w:rPr>
          <w:b/>
          <w:color w:val="auto"/>
        </w:rPr>
      </w:pPr>
      <w:bookmarkStart w:id="3" w:name="_Toc45263282"/>
      <w:r w:rsidRPr="00141EC4">
        <w:rPr>
          <w:b/>
          <w:color w:val="auto"/>
        </w:rPr>
        <w:lastRenderedPageBreak/>
        <w:t>OBJETIVOS</w:t>
      </w:r>
      <w:bookmarkEnd w:id="3"/>
    </w:p>
    <w:p w14:paraId="2BF3D3A6" w14:textId="77777777" w:rsidR="00C704F5" w:rsidRDefault="001E75B8" w:rsidP="001E75B8">
      <w:pPr>
        <w:rPr>
          <w:rFonts w:ascii="Arial" w:hAnsi="Arial" w:cs="Arial"/>
          <w:sz w:val="24"/>
          <w:szCs w:val="24"/>
        </w:rPr>
      </w:pPr>
      <w:r>
        <w:rPr>
          <w:rFonts w:ascii="Arial" w:hAnsi="Arial" w:cs="Arial"/>
          <w:sz w:val="24"/>
          <w:szCs w:val="24"/>
        </w:rPr>
        <w:tab/>
      </w:r>
    </w:p>
    <w:p w14:paraId="0863D2BD" w14:textId="1CEC2FD6" w:rsidR="001E75B8" w:rsidRDefault="001E75B8" w:rsidP="001E75B8">
      <w:pPr>
        <w:rPr>
          <w:rFonts w:ascii="Arial" w:hAnsi="Arial" w:cs="Arial"/>
          <w:sz w:val="24"/>
          <w:szCs w:val="24"/>
        </w:rPr>
      </w:pPr>
      <w:r>
        <w:rPr>
          <w:rFonts w:ascii="Arial" w:hAnsi="Arial" w:cs="Arial"/>
          <w:sz w:val="24"/>
          <w:szCs w:val="24"/>
        </w:rPr>
        <w:t xml:space="preserve">Geral </w:t>
      </w:r>
    </w:p>
    <w:p w14:paraId="7898615E" w14:textId="77777777" w:rsidR="001E75B8" w:rsidRDefault="001E75B8" w:rsidP="001E75B8">
      <w:pPr>
        <w:rPr>
          <w:rFonts w:ascii="Arial" w:hAnsi="Arial" w:cs="Arial"/>
          <w:sz w:val="24"/>
          <w:szCs w:val="24"/>
        </w:rPr>
      </w:pPr>
      <w:r>
        <w:rPr>
          <w:rFonts w:ascii="Arial" w:hAnsi="Arial" w:cs="Arial"/>
          <w:sz w:val="24"/>
          <w:szCs w:val="24"/>
        </w:rPr>
        <w:tab/>
      </w:r>
    </w:p>
    <w:p w14:paraId="08DC42A5" w14:textId="77777777" w:rsidR="001E75B8" w:rsidRDefault="001E75B8" w:rsidP="001E75B8">
      <w:pPr>
        <w:rPr>
          <w:rFonts w:ascii="Arial" w:hAnsi="Arial" w:cs="Arial"/>
          <w:sz w:val="24"/>
          <w:szCs w:val="24"/>
        </w:rPr>
      </w:pPr>
      <w:r>
        <w:rPr>
          <w:rFonts w:ascii="Arial" w:hAnsi="Arial" w:cs="Arial"/>
          <w:sz w:val="24"/>
          <w:szCs w:val="24"/>
        </w:rPr>
        <w:tab/>
        <w:t>Implementar um sistema web</w:t>
      </w:r>
      <w:r w:rsidR="00C65971">
        <w:rPr>
          <w:rFonts w:ascii="Arial" w:hAnsi="Arial" w:cs="Arial"/>
          <w:sz w:val="24"/>
          <w:szCs w:val="24"/>
        </w:rPr>
        <w:t>\mobile que funcione como auxiliador de gerenciamento empresarial “Rede Social Empresarial”, operado por aplicativo e pagina web.</w:t>
      </w:r>
    </w:p>
    <w:p w14:paraId="04F57236" w14:textId="77777777" w:rsidR="00C65971" w:rsidRDefault="00C65971" w:rsidP="001E75B8">
      <w:pPr>
        <w:rPr>
          <w:rFonts w:ascii="Arial" w:hAnsi="Arial" w:cs="Arial"/>
          <w:sz w:val="24"/>
          <w:szCs w:val="24"/>
        </w:rPr>
      </w:pPr>
    </w:p>
    <w:p w14:paraId="572B32EB" w14:textId="4289A5F7" w:rsidR="00C65971" w:rsidRDefault="00C65971" w:rsidP="001E75B8">
      <w:pPr>
        <w:rPr>
          <w:rFonts w:ascii="Arial" w:hAnsi="Arial" w:cs="Arial"/>
          <w:sz w:val="24"/>
          <w:szCs w:val="24"/>
        </w:rPr>
      </w:pPr>
      <w:r>
        <w:rPr>
          <w:rFonts w:ascii="Arial" w:hAnsi="Arial" w:cs="Arial"/>
          <w:sz w:val="24"/>
          <w:szCs w:val="24"/>
        </w:rPr>
        <w:tab/>
      </w:r>
      <w:r w:rsidR="003731C2">
        <w:rPr>
          <w:rFonts w:ascii="Arial" w:hAnsi="Arial" w:cs="Arial"/>
          <w:sz w:val="24"/>
          <w:szCs w:val="24"/>
        </w:rPr>
        <w:t>Específicos</w:t>
      </w:r>
      <w:r>
        <w:rPr>
          <w:rFonts w:ascii="Arial" w:hAnsi="Arial" w:cs="Arial"/>
          <w:sz w:val="24"/>
          <w:szCs w:val="24"/>
        </w:rPr>
        <w:t xml:space="preserve"> </w:t>
      </w:r>
    </w:p>
    <w:p w14:paraId="2F4D4F24" w14:textId="77777777" w:rsidR="00C37899" w:rsidRDefault="00C37899" w:rsidP="001E75B8">
      <w:pPr>
        <w:rPr>
          <w:rFonts w:ascii="Arial" w:hAnsi="Arial" w:cs="Arial"/>
          <w:sz w:val="24"/>
          <w:szCs w:val="24"/>
        </w:rPr>
      </w:pPr>
    </w:p>
    <w:p w14:paraId="43E1F5E3" w14:textId="77777777" w:rsidR="001E75B8" w:rsidRDefault="00C37899" w:rsidP="00C65971">
      <w:pPr>
        <w:pStyle w:val="PargrafodaLista"/>
        <w:numPr>
          <w:ilvl w:val="0"/>
          <w:numId w:val="1"/>
        </w:numPr>
        <w:rPr>
          <w:rFonts w:ascii="Arial" w:hAnsi="Arial" w:cs="Arial"/>
          <w:sz w:val="24"/>
          <w:szCs w:val="24"/>
        </w:rPr>
      </w:pPr>
      <w:r>
        <w:rPr>
          <w:rFonts w:ascii="Arial" w:hAnsi="Arial" w:cs="Arial"/>
          <w:sz w:val="24"/>
          <w:szCs w:val="24"/>
        </w:rPr>
        <w:t>Desenvolver uma solução interconectada;</w:t>
      </w:r>
    </w:p>
    <w:p w14:paraId="4EA2EF30" w14:textId="77777777" w:rsidR="00C37899" w:rsidRDefault="00C37899" w:rsidP="00C65971">
      <w:pPr>
        <w:pStyle w:val="PargrafodaLista"/>
        <w:numPr>
          <w:ilvl w:val="0"/>
          <w:numId w:val="1"/>
        </w:numPr>
        <w:rPr>
          <w:rFonts w:ascii="Arial" w:hAnsi="Arial" w:cs="Arial"/>
          <w:sz w:val="24"/>
          <w:szCs w:val="24"/>
        </w:rPr>
      </w:pPr>
      <w:r>
        <w:rPr>
          <w:rFonts w:ascii="Arial" w:hAnsi="Arial" w:cs="Arial"/>
          <w:sz w:val="24"/>
          <w:szCs w:val="24"/>
        </w:rPr>
        <w:t xml:space="preserve">Consumir um </w:t>
      </w:r>
      <w:r w:rsidRPr="000403D2">
        <w:rPr>
          <w:rFonts w:ascii="Arial" w:hAnsi="Arial" w:cs="Arial"/>
          <w:i/>
          <w:iCs/>
          <w:sz w:val="24"/>
          <w:szCs w:val="24"/>
          <w:rPrChange w:id="4" w:author="Rafael Martins Alves" w:date="2020-07-16T22:28:00Z">
            <w:rPr>
              <w:rFonts w:ascii="Arial" w:hAnsi="Arial" w:cs="Arial"/>
              <w:sz w:val="24"/>
              <w:szCs w:val="24"/>
            </w:rPr>
          </w:rPrChange>
        </w:rPr>
        <w:t>web-service</w:t>
      </w:r>
      <w:r>
        <w:rPr>
          <w:rFonts w:ascii="Arial" w:hAnsi="Arial" w:cs="Arial"/>
          <w:sz w:val="24"/>
          <w:szCs w:val="24"/>
        </w:rPr>
        <w:t>;</w:t>
      </w:r>
    </w:p>
    <w:p w14:paraId="5BBEE997" w14:textId="77777777" w:rsidR="00C37899" w:rsidRDefault="00C37899" w:rsidP="00C65971">
      <w:pPr>
        <w:pStyle w:val="PargrafodaLista"/>
        <w:numPr>
          <w:ilvl w:val="0"/>
          <w:numId w:val="1"/>
        </w:numPr>
        <w:rPr>
          <w:rFonts w:ascii="Arial" w:hAnsi="Arial" w:cs="Arial"/>
          <w:sz w:val="24"/>
          <w:szCs w:val="24"/>
        </w:rPr>
      </w:pPr>
      <w:r>
        <w:rPr>
          <w:rFonts w:ascii="Arial" w:hAnsi="Arial" w:cs="Arial"/>
          <w:sz w:val="24"/>
          <w:szCs w:val="24"/>
        </w:rPr>
        <w:t>Desenvolver a documentação do projeto;</w:t>
      </w:r>
    </w:p>
    <w:p w14:paraId="461427F0" w14:textId="77777777" w:rsidR="00C37899" w:rsidRDefault="00C37899" w:rsidP="00C65971">
      <w:pPr>
        <w:pStyle w:val="PargrafodaLista"/>
        <w:numPr>
          <w:ilvl w:val="0"/>
          <w:numId w:val="1"/>
        </w:numPr>
        <w:rPr>
          <w:rFonts w:ascii="Arial" w:hAnsi="Arial" w:cs="Arial"/>
          <w:sz w:val="24"/>
          <w:szCs w:val="24"/>
        </w:rPr>
      </w:pPr>
      <w:r>
        <w:rPr>
          <w:rFonts w:ascii="Arial" w:hAnsi="Arial" w:cs="Arial"/>
          <w:sz w:val="24"/>
          <w:szCs w:val="24"/>
        </w:rPr>
        <w:t xml:space="preserve"> Implementar um aplicativo </w:t>
      </w:r>
      <w:r w:rsidRPr="000403D2">
        <w:rPr>
          <w:rFonts w:ascii="Arial" w:hAnsi="Arial" w:cs="Arial"/>
          <w:i/>
          <w:iCs/>
          <w:sz w:val="24"/>
          <w:szCs w:val="24"/>
          <w:rPrChange w:id="5" w:author="Rafael Martins Alves" w:date="2020-07-16T22:28:00Z">
            <w:rPr>
              <w:rFonts w:ascii="Arial" w:hAnsi="Arial" w:cs="Arial"/>
              <w:sz w:val="24"/>
              <w:szCs w:val="24"/>
            </w:rPr>
          </w:rPrChange>
        </w:rPr>
        <w:t>Web Front-End</w:t>
      </w:r>
      <w:r>
        <w:rPr>
          <w:rFonts w:ascii="Arial" w:hAnsi="Arial" w:cs="Arial"/>
          <w:sz w:val="24"/>
          <w:szCs w:val="24"/>
        </w:rPr>
        <w:t xml:space="preserve"> e </w:t>
      </w:r>
      <w:r w:rsidRPr="000403D2">
        <w:rPr>
          <w:rFonts w:ascii="Arial" w:hAnsi="Arial" w:cs="Arial"/>
          <w:i/>
          <w:iCs/>
          <w:sz w:val="24"/>
          <w:szCs w:val="24"/>
          <w:rPrChange w:id="6" w:author="Rafael Martins Alves" w:date="2020-07-16T22:28:00Z">
            <w:rPr>
              <w:rFonts w:ascii="Arial" w:hAnsi="Arial" w:cs="Arial"/>
              <w:sz w:val="24"/>
              <w:szCs w:val="24"/>
            </w:rPr>
          </w:rPrChange>
        </w:rPr>
        <w:t>Back-End</w:t>
      </w:r>
      <w:r>
        <w:rPr>
          <w:rFonts w:ascii="Arial" w:hAnsi="Arial" w:cs="Arial"/>
          <w:sz w:val="24"/>
          <w:szCs w:val="24"/>
        </w:rPr>
        <w:t>;</w:t>
      </w:r>
    </w:p>
    <w:p w14:paraId="0E4CF31D" w14:textId="77777777" w:rsidR="00C37899" w:rsidRDefault="00647B9D" w:rsidP="00C65971">
      <w:pPr>
        <w:pStyle w:val="PargrafodaLista"/>
        <w:numPr>
          <w:ilvl w:val="0"/>
          <w:numId w:val="1"/>
        </w:numPr>
        <w:rPr>
          <w:rFonts w:ascii="Arial" w:hAnsi="Arial" w:cs="Arial"/>
          <w:sz w:val="24"/>
          <w:szCs w:val="24"/>
        </w:rPr>
      </w:pPr>
      <w:r>
        <w:rPr>
          <w:rFonts w:ascii="Arial" w:hAnsi="Arial" w:cs="Arial"/>
          <w:sz w:val="24"/>
          <w:szCs w:val="24"/>
        </w:rPr>
        <w:t>Implementar um aplicativo mobile;</w:t>
      </w:r>
    </w:p>
    <w:p w14:paraId="3917599B" w14:textId="77777777" w:rsidR="00647B9D" w:rsidRPr="00C65971" w:rsidRDefault="00647B9D" w:rsidP="00C65971">
      <w:pPr>
        <w:pStyle w:val="PargrafodaLista"/>
        <w:numPr>
          <w:ilvl w:val="0"/>
          <w:numId w:val="1"/>
        </w:numPr>
        <w:rPr>
          <w:rFonts w:ascii="Arial" w:hAnsi="Arial" w:cs="Arial"/>
          <w:sz w:val="24"/>
          <w:szCs w:val="24"/>
        </w:rPr>
      </w:pPr>
      <w:r>
        <w:rPr>
          <w:rFonts w:ascii="Arial" w:hAnsi="Arial" w:cs="Arial"/>
          <w:sz w:val="24"/>
          <w:szCs w:val="24"/>
        </w:rPr>
        <w:t>Desenvolver o banco de dados;</w:t>
      </w:r>
    </w:p>
    <w:p w14:paraId="4FD56061" w14:textId="77777777" w:rsidR="001E75B8" w:rsidRDefault="001E75B8" w:rsidP="008014A1">
      <w:pPr>
        <w:jc w:val="center"/>
        <w:rPr>
          <w:rFonts w:ascii="Arial" w:hAnsi="Arial" w:cs="Arial"/>
          <w:sz w:val="24"/>
          <w:szCs w:val="24"/>
        </w:rPr>
      </w:pPr>
    </w:p>
    <w:p w14:paraId="47DF579C" w14:textId="77777777" w:rsidR="001E75B8" w:rsidRDefault="001E75B8" w:rsidP="00C65971">
      <w:pPr>
        <w:rPr>
          <w:rFonts w:ascii="Arial" w:hAnsi="Arial" w:cs="Arial"/>
          <w:sz w:val="24"/>
          <w:szCs w:val="24"/>
        </w:rPr>
      </w:pPr>
    </w:p>
    <w:p w14:paraId="5E30C480" w14:textId="77777777" w:rsidR="00C65971" w:rsidRDefault="00C65971" w:rsidP="00C65971">
      <w:pPr>
        <w:rPr>
          <w:rFonts w:ascii="Arial" w:hAnsi="Arial" w:cs="Arial"/>
          <w:sz w:val="24"/>
          <w:szCs w:val="24"/>
        </w:rPr>
      </w:pPr>
    </w:p>
    <w:p w14:paraId="0FEF519F" w14:textId="77777777" w:rsidR="00C65971" w:rsidRDefault="00C65971" w:rsidP="00C65971">
      <w:pPr>
        <w:rPr>
          <w:rFonts w:ascii="Arial" w:hAnsi="Arial" w:cs="Arial"/>
          <w:sz w:val="24"/>
          <w:szCs w:val="24"/>
        </w:rPr>
      </w:pPr>
    </w:p>
    <w:p w14:paraId="6B1B028C" w14:textId="77777777" w:rsidR="00C65971" w:rsidRDefault="00C65971" w:rsidP="00C65971">
      <w:pPr>
        <w:rPr>
          <w:rFonts w:ascii="Arial" w:hAnsi="Arial" w:cs="Arial"/>
          <w:sz w:val="24"/>
          <w:szCs w:val="24"/>
        </w:rPr>
      </w:pPr>
    </w:p>
    <w:p w14:paraId="063DA122" w14:textId="77777777" w:rsidR="00C65971" w:rsidRDefault="00C65971" w:rsidP="00C65971">
      <w:pPr>
        <w:rPr>
          <w:rFonts w:ascii="Arial" w:hAnsi="Arial" w:cs="Arial"/>
          <w:sz w:val="24"/>
          <w:szCs w:val="24"/>
        </w:rPr>
      </w:pPr>
    </w:p>
    <w:p w14:paraId="055B5AF7" w14:textId="77777777" w:rsidR="00C65971" w:rsidRDefault="00C65971" w:rsidP="00C65971">
      <w:pPr>
        <w:rPr>
          <w:rFonts w:ascii="Arial" w:hAnsi="Arial" w:cs="Arial"/>
          <w:sz w:val="24"/>
          <w:szCs w:val="24"/>
        </w:rPr>
      </w:pPr>
    </w:p>
    <w:p w14:paraId="1CBD5F65" w14:textId="77777777" w:rsidR="00C65971" w:rsidRDefault="00C65971" w:rsidP="00C65971">
      <w:pPr>
        <w:rPr>
          <w:rFonts w:ascii="Arial" w:hAnsi="Arial" w:cs="Arial"/>
          <w:sz w:val="24"/>
          <w:szCs w:val="24"/>
        </w:rPr>
      </w:pPr>
    </w:p>
    <w:p w14:paraId="280158DF" w14:textId="77777777" w:rsidR="00C65971" w:rsidRDefault="00C65971" w:rsidP="00C65971">
      <w:pPr>
        <w:rPr>
          <w:rFonts w:ascii="Arial" w:hAnsi="Arial" w:cs="Arial"/>
          <w:sz w:val="24"/>
          <w:szCs w:val="24"/>
        </w:rPr>
      </w:pPr>
    </w:p>
    <w:p w14:paraId="56BB18CF" w14:textId="77777777" w:rsidR="00C65971" w:rsidRDefault="00C65971" w:rsidP="00C65971">
      <w:pPr>
        <w:rPr>
          <w:rFonts w:ascii="Arial" w:hAnsi="Arial" w:cs="Arial"/>
          <w:sz w:val="24"/>
          <w:szCs w:val="24"/>
        </w:rPr>
      </w:pPr>
    </w:p>
    <w:p w14:paraId="3AE95497" w14:textId="13D08279" w:rsidR="00C704F5" w:rsidRDefault="00C704F5" w:rsidP="007506E1">
      <w:pPr>
        <w:pStyle w:val="Ttulo1"/>
        <w:rPr>
          <w:b/>
          <w:color w:val="auto"/>
        </w:rPr>
      </w:pPr>
    </w:p>
    <w:p w14:paraId="1E97CBB3" w14:textId="77777777" w:rsidR="00C704F5" w:rsidRDefault="00C704F5" w:rsidP="007506E1">
      <w:pPr>
        <w:pStyle w:val="Ttulo1"/>
        <w:rPr>
          <w:b/>
          <w:color w:val="auto"/>
        </w:rPr>
      </w:pPr>
    </w:p>
    <w:p w14:paraId="6580A896" w14:textId="77777777" w:rsidR="00C704F5" w:rsidRDefault="00C704F5" w:rsidP="007506E1">
      <w:pPr>
        <w:pStyle w:val="Ttulo1"/>
        <w:rPr>
          <w:b/>
          <w:color w:val="auto"/>
        </w:rPr>
      </w:pPr>
    </w:p>
    <w:p w14:paraId="72B2EE02" w14:textId="77777777" w:rsidR="003731C2" w:rsidRDefault="003731C2" w:rsidP="003731C2">
      <w:pPr>
        <w:rPr>
          <w:rFonts w:ascii="Arial" w:hAnsi="Arial" w:cs="Arial"/>
          <w:sz w:val="24"/>
          <w:szCs w:val="24"/>
        </w:rPr>
      </w:pPr>
    </w:p>
    <w:p w14:paraId="33B1974B" w14:textId="2BDE55BB" w:rsidR="003731C2" w:rsidRDefault="003731C2" w:rsidP="003731C2">
      <w:pPr>
        <w:pStyle w:val="Ttulo1"/>
        <w:rPr>
          <w:b/>
          <w:color w:val="auto"/>
        </w:rPr>
      </w:pPr>
    </w:p>
    <w:p w14:paraId="0B8BB3BD" w14:textId="097B141C" w:rsidR="00421839" w:rsidRDefault="00421839" w:rsidP="00421839"/>
    <w:p w14:paraId="51BF1D5C" w14:textId="2BD62C30" w:rsidR="00421839" w:rsidRDefault="00421839" w:rsidP="00421839"/>
    <w:p w14:paraId="1FDD20B5" w14:textId="013C8F08" w:rsidR="00421839" w:rsidRPr="00421839" w:rsidRDefault="00421839" w:rsidP="00421839"/>
    <w:p w14:paraId="08D938AB" w14:textId="749282D2" w:rsidR="00C704F5" w:rsidRPr="003731C2" w:rsidRDefault="00C704F5" w:rsidP="003731C2">
      <w:pPr>
        <w:pStyle w:val="Ttulo1"/>
        <w:rPr>
          <w:b/>
          <w:color w:val="auto"/>
        </w:rPr>
      </w:pPr>
      <w:bookmarkStart w:id="7" w:name="_Toc45263283"/>
      <w:r w:rsidRPr="00141EC4">
        <w:rPr>
          <w:b/>
          <w:color w:val="auto"/>
        </w:rPr>
        <w:t>Introdução</w:t>
      </w:r>
      <w:bookmarkEnd w:id="7"/>
      <w:r w:rsidRPr="00141EC4">
        <w:rPr>
          <w:b/>
          <w:color w:val="auto"/>
        </w:rPr>
        <w:t xml:space="preserve"> </w:t>
      </w:r>
    </w:p>
    <w:p w14:paraId="7584F5DE" w14:textId="77777777" w:rsidR="00C704F5" w:rsidRDefault="00AC3620" w:rsidP="00C65971">
      <w:pPr>
        <w:rPr>
          <w:rFonts w:ascii="Arial" w:hAnsi="Arial" w:cs="Arial"/>
          <w:sz w:val="24"/>
          <w:szCs w:val="24"/>
        </w:rPr>
      </w:pPr>
      <w:r>
        <w:rPr>
          <w:rFonts w:ascii="Arial" w:hAnsi="Arial" w:cs="Arial"/>
          <w:sz w:val="24"/>
          <w:szCs w:val="24"/>
        </w:rPr>
        <w:tab/>
      </w:r>
    </w:p>
    <w:p w14:paraId="6A2C5D0E" w14:textId="4C33AD1C" w:rsidR="006062F6" w:rsidRDefault="00AC3620" w:rsidP="00C704F5">
      <w:pPr>
        <w:ind w:firstLine="708"/>
        <w:rPr>
          <w:rFonts w:ascii="Arial" w:hAnsi="Arial" w:cs="Arial"/>
          <w:sz w:val="24"/>
          <w:szCs w:val="24"/>
        </w:rPr>
      </w:pPr>
      <w:r>
        <w:rPr>
          <w:rFonts w:ascii="Arial" w:hAnsi="Arial" w:cs="Arial"/>
          <w:sz w:val="24"/>
          <w:szCs w:val="24"/>
        </w:rPr>
        <w:t xml:space="preserve">Para a conclusão do curso técnico de Desenvolvimento de Sistemas na Instituição de ensino Senai </w:t>
      </w:r>
      <w:r w:rsidR="006062F6">
        <w:rPr>
          <w:rFonts w:ascii="Arial" w:hAnsi="Arial" w:cs="Arial"/>
          <w:sz w:val="24"/>
          <w:szCs w:val="24"/>
        </w:rPr>
        <w:t>Jaguariúna</w:t>
      </w:r>
      <w:r>
        <w:rPr>
          <w:rFonts w:ascii="Arial" w:hAnsi="Arial" w:cs="Arial"/>
          <w:sz w:val="24"/>
          <w:szCs w:val="24"/>
        </w:rPr>
        <w:t xml:space="preserve">, a etapa final é a realização de um TCC obrigatório. Perante tal orientação </w:t>
      </w:r>
      <w:r w:rsidR="006062F6">
        <w:rPr>
          <w:rFonts w:ascii="Arial" w:hAnsi="Arial" w:cs="Arial"/>
          <w:sz w:val="24"/>
          <w:szCs w:val="24"/>
        </w:rPr>
        <w:t xml:space="preserve">foi desenvolvido um </w:t>
      </w:r>
      <w:r w:rsidR="006062F6" w:rsidRPr="000403D2">
        <w:rPr>
          <w:rFonts w:ascii="Arial" w:hAnsi="Arial" w:cs="Arial"/>
          <w:i/>
          <w:iCs/>
          <w:sz w:val="24"/>
          <w:szCs w:val="24"/>
          <w:rPrChange w:id="8" w:author="Rafael Martins Alves" w:date="2020-07-16T22:28:00Z">
            <w:rPr>
              <w:rFonts w:ascii="Arial" w:hAnsi="Arial" w:cs="Arial"/>
              <w:sz w:val="24"/>
              <w:szCs w:val="24"/>
            </w:rPr>
          </w:rPrChange>
        </w:rPr>
        <w:t>software</w:t>
      </w:r>
      <w:r w:rsidR="006062F6">
        <w:rPr>
          <w:rFonts w:ascii="Arial" w:hAnsi="Arial" w:cs="Arial"/>
          <w:sz w:val="24"/>
          <w:szCs w:val="24"/>
        </w:rPr>
        <w:t>, implantando assim as três grades curriculares estudadas durante todo o período de curso.</w:t>
      </w:r>
    </w:p>
    <w:p w14:paraId="42FAD52D" w14:textId="77777777" w:rsidR="00D12598" w:rsidRDefault="006062F6" w:rsidP="003731C2">
      <w:pPr>
        <w:jc w:val="both"/>
        <w:rPr>
          <w:rFonts w:ascii="Arial" w:hAnsi="Arial" w:cs="Arial"/>
          <w:sz w:val="24"/>
          <w:szCs w:val="24"/>
        </w:rPr>
      </w:pPr>
      <w:r>
        <w:rPr>
          <w:rFonts w:ascii="Arial" w:hAnsi="Arial" w:cs="Arial"/>
          <w:sz w:val="24"/>
          <w:szCs w:val="24"/>
        </w:rPr>
        <w:tab/>
        <w:t>Foi realizado dessa maneira a “Rede social Empresarial”, com o intuito de facilitar e auxiliar o gerenci</w:t>
      </w:r>
      <w:r w:rsidR="00547087">
        <w:rPr>
          <w:rFonts w:ascii="Arial" w:hAnsi="Arial" w:cs="Arial"/>
          <w:sz w:val="24"/>
          <w:szCs w:val="24"/>
        </w:rPr>
        <w:t>amento empresarial, dessa forma tais empresas poderão se cadastrar no site e oferecer ou prestar serviços para outras respectivas empresas</w:t>
      </w:r>
      <w:r w:rsidR="00D12598">
        <w:rPr>
          <w:rFonts w:ascii="Arial" w:hAnsi="Arial" w:cs="Arial"/>
          <w:sz w:val="24"/>
          <w:szCs w:val="24"/>
        </w:rPr>
        <w:t>, gerando assim vantagens tanto em relação ao crescimento quanto a re</w:t>
      </w:r>
      <w:r w:rsidR="004C4EA7">
        <w:rPr>
          <w:rFonts w:ascii="Arial" w:hAnsi="Arial" w:cs="Arial"/>
          <w:sz w:val="24"/>
          <w:szCs w:val="24"/>
        </w:rPr>
        <w:t xml:space="preserve">dução de </w:t>
      </w:r>
      <w:r w:rsidR="004C4EA7" w:rsidRPr="004C4EA7">
        <w:rPr>
          <w:rFonts w:ascii="Arial" w:hAnsi="Arial" w:cs="Arial"/>
          <w:sz w:val="24"/>
          <w:szCs w:val="24"/>
        </w:rPr>
        <w:t xml:space="preserve">gastos </w:t>
      </w:r>
      <w:r w:rsidR="004C4EA7">
        <w:rPr>
          <w:rFonts w:ascii="Arial" w:hAnsi="Arial" w:cs="Arial"/>
          <w:bCs/>
          <w:sz w:val="24"/>
          <w:szCs w:val="24"/>
        </w:rPr>
        <w:t>p</w:t>
      </w:r>
      <w:r w:rsidR="004C4EA7" w:rsidRPr="004C4EA7">
        <w:rPr>
          <w:rFonts w:ascii="Arial" w:hAnsi="Arial" w:cs="Arial"/>
          <w:bCs/>
          <w:sz w:val="24"/>
          <w:szCs w:val="24"/>
        </w:rPr>
        <w:t>reexistente</w:t>
      </w:r>
      <w:r w:rsidR="00547087">
        <w:rPr>
          <w:rFonts w:ascii="Arial" w:hAnsi="Arial" w:cs="Arial"/>
          <w:sz w:val="24"/>
          <w:szCs w:val="24"/>
        </w:rPr>
        <w:t>.</w:t>
      </w:r>
    </w:p>
    <w:p w14:paraId="2BD0F930" w14:textId="54F82AA6" w:rsidR="00C65971" w:rsidRDefault="00D12598" w:rsidP="003731C2">
      <w:pPr>
        <w:jc w:val="both"/>
        <w:rPr>
          <w:rFonts w:ascii="Arial" w:hAnsi="Arial" w:cs="Arial"/>
          <w:sz w:val="24"/>
          <w:szCs w:val="24"/>
        </w:rPr>
      </w:pPr>
      <w:r>
        <w:rPr>
          <w:rFonts w:ascii="Arial" w:hAnsi="Arial" w:cs="Arial"/>
          <w:sz w:val="24"/>
          <w:szCs w:val="24"/>
        </w:rPr>
        <w:tab/>
        <w:t xml:space="preserve">As empresas tem uma certa dificuldade em fazerem parcerias, diante </w:t>
      </w:r>
      <w:r w:rsidR="00353FC5">
        <w:rPr>
          <w:rFonts w:ascii="Arial" w:hAnsi="Arial" w:cs="Arial"/>
          <w:sz w:val="24"/>
          <w:szCs w:val="24"/>
        </w:rPr>
        <w:t>d</w:t>
      </w:r>
      <w:r>
        <w:rPr>
          <w:rFonts w:ascii="Arial" w:hAnsi="Arial" w:cs="Arial"/>
          <w:sz w:val="24"/>
          <w:szCs w:val="24"/>
        </w:rPr>
        <w:t xml:space="preserve">a grande concorrência e demanda </w:t>
      </w:r>
      <w:r w:rsidR="00353FC5">
        <w:rPr>
          <w:rFonts w:ascii="Arial" w:hAnsi="Arial" w:cs="Arial"/>
          <w:sz w:val="24"/>
          <w:szCs w:val="24"/>
        </w:rPr>
        <w:t>do próprio mercado. Assim o site “</w:t>
      </w:r>
      <w:r w:rsidR="00991412">
        <w:rPr>
          <w:rFonts w:ascii="Arial" w:hAnsi="Arial" w:cs="Arial"/>
          <w:sz w:val="24"/>
          <w:szCs w:val="24"/>
        </w:rPr>
        <w:t>eRelation</w:t>
      </w:r>
      <w:r w:rsidR="00353FC5">
        <w:rPr>
          <w:rFonts w:ascii="Arial" w:hAnsi="Arial" w:cs="Arial"/>
          <w:sz w:val="24"/>
          <w:szCs w:val="24"/>
        </w:rPr>
        <w:t>” far</w:t>
      </w:r>
      <w:ins w:id="9" w:author="Rafael Martins Alves" w:date="2020-07-16T22:29:00Z">
        <w:r w:rsidR="000403D2">
          <w:rPr>
            <w:rFonts w:ascii="Arial" w:hAnsi="Arial" w:cs="Arial"/>
            <w:sz w:val="24"/>
            <w:szCs w:val="24"/>
          </w:rPr>
          <w:t>á</w:t>
        </w:r>
      </w:ins>
      <w:del w:id="10" w:author="Rafael Martins Alves" w:date="2020-07-16T22:29:00Z">
        <w:r w:rsidR="00353FC5" w:rsidDel="000403D2">
          <w:rPr>
            <w:rFonts w:ascii="Arial" w:hAnsi="Arial" w:cs="Arial"/>
            <w:sz w:val="24"/>
            <w:szCs w:val="24"/>
          </w:rPr>
          <w:delText>a</w:delText>
        </w:r>
      </w:del>
      <w:r w:rsidR="00353FC5">
        <w:rPr>
          <w:rFonts w:ascii="Arial" w:hAnsi="Arial" w:cs="Arial"/>
          <w:sz w:val="24"/>
          <w:szCs w:val="24"/>
        </w:rPr>
        <w:t xml:space="preserve"> com que a parte diplomática e de acordos fique mais fácil de ocorrer.</w:t>
      </w:r>
    </w:p>
    <w:p w14:paraId="0AF4781D" w14:textId="77777777" w:rsidR="006062F6" w:rsidRDefault="006062F6" w:rsidP="00C65971">
      <w:pPr>
        <w:rPr>
          <w:rFonts w:ascii="Arial" w:hAnsi="Arial" w:cs="Arial"/>
          <w:sz w:val="24"/>
          <w:szCs w:val="24"/>
        </w:rPr>
      </w:pPr>
    </w:p>
    <w:p w14:paraId="5FB0A38F" w14:textId="77777777" w:rsidR="006062F6" w:rsidRDefault="006062F6" w:rsidP="00C65971">
      <w:pPr>
        <w:rPr>
          <w:rFonts w:ascii="Arial" w:hAnsi="Arial" w:cs="Arial"/>
          <w:sz w:val="24"/>
          <w:szCs w:val="24"/>
        </w:rPr>
      </w:pPr>
    </w:p>
    <w:p w14:paraId="167F998A" w14:textId="77777777" w:rsidR="006062F6" w:rsidRDefault="006062F6" w:rsidP="00C65971">
      <w:pPr>
        <w:rPr>
          <w:rFonts w:ascii="Arial" w:hAnsi="Arial" w:cs="Arial"/>
          <w:sz w:val="24"/>
          <w:szCs w:val="24"/>
        </w:rPr>
      </w:pPr>
    </w:p>
    <w:p w14:paraId="38320EE3" w14:textId="77777777" w:rsidR="006062F6" w:rsidRDefault="006062F6" w:rsidP="00C65971">
      <w:pPr>
        <w:rPr>
          <w:rFonts w:ascii="Arial" w:hAnsi="Arial" w:cs="Arial"/>
          <w:sz w:val="24"/>
          <w:szCs w:val="24"/>
        </w:rPr>
      </w:pPr>
    </w:p>
    <w:p w14:paraId="7371E670" w14:textId="77777777" w:rsidR="006062F6" w:rsidRDefault="006062F6" w:rsidP="00C65971">
      <w:pPr>
        <w:rPr>
          <w:rFonts w:ascii="Arial" w:hAnsi="Arial" w:cs="Arial"/>
          <w:sz w:val="24"/>
          <w:szCs w:val="24"/>
        </w:rPr>
      </w:pPr>
    </w:p>
    <w:p w14:paraId="73A25DEE" w14:textId="77777777" w:rsidR="006062F6" w:rsidRDefault="006062F6" w:rsidP="00C65971">
      <w:pPr>
        <w:rPr>
          <w:rFonts w:ascii="Arial" w:hAnsi="Arial" w:cs="Arial"/>
          <w:sz w:val="24"/>
          <w:szCs w:val="24"/>
        </w:rPr>
      </w:pPr>
    </w:p>
    <w:p w14:paraId="36FA6E6B" w14:textId="77777777" w:rsidR="006062F6" w:rsidRDefault="006062F6" w:rsidP="00C65971">
      <w:pPr>
        <w:rPr>
          <w:rFonts w:ascii="Arial" w:hAnsi="Arial" w:cs="Arial"/>
          <w:sz w:val="24"/>
          <w:szCs w:val="24"/>
        </w:rPr>
      </w:pPr>
    </w:p>
    <w:p w14:paraId="406ADB8F" w14:textId="77777777" w:rsidR="006062F6" w:rsidRDefault="006062F6" w:rsidP="00C65971">
      <w:pPr>
        <w:rPr>
          <w:rFonts w:ascii="Arial" w:hAnsi="Arial" w:cs="Arial"/>
          <w:sz w:val="24"/>
          <w:szCs w:val="24"/>
        </w:rPr>
      </w:pPr>
    </w:p>
    <w:p w14:paraId="5E75CAE0" w14:textId="77777777" w:rsidR="006062F6" w:rsidRDefault="006062F6" w:rsidP="00C65971">
      <w:pPr>
        <w:rPr>
          <w:rFonts w:ascii="Arial" w:hAnsi="Arial" w:cs="Arial"/>
          <w:sz w:val="24"/>
          <w:szCs w:val="24"/>
        </w:rPr>
      </w:pPr>
    </w:p>
    <w:p w14:paraId="67F4C99E" w14:textId="77777777" w:rsidR="000327ED" w:rsidRDefault="000327ED" w:rsidP="000327ED">
      <w:pPr>
        <w:pStyle w:val="Ttulo1"/>
        <w:ind w:firstLine="708"/>
        <w:rPr>
          <w:rFonts w:ascii="Arial" w:eastAsiaTheme="minorHAnsi" w:hAnsi="Arial" w:cs="Arial"/>
          <w:color w:val="auto"/>
          <w:sz w:val="24"/>
          <w:szCs w:val="24"/>
        </w:rPr>
      </w:pPr>
    </w:p>
    <w:p w14:paraId="34E78EDC" w14:textId="77777777" w:rsidR="000327ED" w:rsidRPr="000327ED" w:rsidRDefault="000327ED" w:rsidP="000327ED"/>
    <w:p w14:paraId="32606D4F" w14:textId="77777777" w:rsidR="000327ED" w:rsidRDefault="000327ED" w:rsidP="007506E1">
      <w:pPr>
        <w:pStyle w:val="Ttulo1"/>
        <w:rPr>
          <w:b/>
          <w:color w:val="auto"/>
          <w:sz w:val="16"/>
          <w:szCs w:val="16"/>
        </w:rPr>
      </w:pPr>
    </w:p>
    <w:p w14:paraId="384E2BF1" w14:textId="77777777" w:rsidR="000327ED" w:rsidRPr="000327ED" w:rsidRDefault="000327ED" w:rsidP="000327ED"/>
    <w:p w14:paraId="403E6A27" w14:textId="77777777" w:rsidR="00C704F5" w:rsidRDefault="00C704F5" w:rsidP="007506E1">
      <w:pPr>
        <w:pStyle w:val="Ttulo1"/>
        <w:rPr>
          <w:b/>
          <w:color w:val="auto"/>
        </w:rPr>
      </w:pPr>
    </w:p>
    <w:p w14:paraId="40E7C96A" w14:textId="60CD323F" w:rsidR="00B61A48" w:rsidRDefault="00B61A48" w:rsidP="007506E1">
      <w:pPr>
        <w:pStyle w:val="Ttulo1"/>
        <w:rPr>
          <w:rFonts w:ascii="Arial" w:hAnsi="Arial" w:cs="Arial"/>
          <w:sz w:val="24"/>
          <w:szCs w:val="24"/>
        </w:rPr>
      </w:pPr>
    </w:p>
    <w:p w14:paraId="3B0D7AA5" w14:textId="0F26EB07" w:rsidR="00C704F5" w:rsidRDefault="00C704F5" w:rsidP="00C704F5"/>
    <w:p w14:paraId="63133246" w14:textId="727C9340" w:rsidR="00C704F5" w:rsidRDefault="00C704F5" w:rsidP="00C704F5"/>
    <w:p w14:paraId="3029E6B4" w14:textId="77777777" w:rsidR="00C704F5" w:rsidRPr="00C704F5" w:rsidRDefault="00C704F5" w:rsidP="00C704F5"/>
    <w:p w14:paraId="37099A5B" w14:textId="77777777" w:rsidR="00C704F5" w:rsidRDefault="00C704F5" w:rsidP="00C65971">
      <w:pPr>
        <w:rPr>
          <w:rFonts w:ascii="Arial" w:hAnsi="Arial" w:cs="Arial"/>
          <w:sz w:val="24"/>
          <w:szCs w:val="24"/>
        </w:rPr>
      </w:pPr>
    </w:p>
    <w:p w14:paraId="4909B66C" w14:textId="77777777" w:rsidR="00C704F5" w:rsidRPr="00141EC4" w:rsidRDefault="00C704F5" w:rsidP="00C704F5">
      <w:pPr>
        <w:pStyle w:val="Ttulo1"/>
        <w:rPr>
          <w:b/>
          <w:color w:val="auto"/>
        </w:rPr>
      </w:pPr>
      <w:bookmarkStart w:id="11" w:name="_Toc45263284"/>
      <w:r w:rsidRPr="00141EC4">
        <w:rPr>
          <w:b/>
          <w:color w:val="auto"/>
        </w:rPr>
        <w:t>TAP (termo de abertura do projeto)</w:t>
      </w:r>
      <w:bookmarkEnd w:id="11"/>
    </w:p>
    <w:p w14:paraId="18928BCB" w14:textId="77777777" w:rsidR="00C704F5" w:rsidRDefault="00C704F5" w:rsidP="00C65971">
      <w:pPr>
        <w:rPr>
          <w:rFonts w:ascii="Arial" w:hAnsi="Arial" w:cs="Arial"/>
          <w:sz w:val="24"/>
          <w:szCs w:val="24"/>
        </w:rPr>
      </w:pPr>
    </w:p>
    <w:p w14:paraId="1726BB35" w14:textId="54609312" w:rsidR="00B61A48" w:rsidRDefault="00B61A48" w:rsidP="00C65971">
      <w:pPr>
        <w:rPr>
          <w:rFonts w:ascii="Arial" w:hAnsi="Arial" w:cs="Arial"/>
          <w:sz w:val="24"/>
          <w:szCs w:val="24"/>
        </w:rPr>
      </w:pPr>
      <w:del w:id="12" w:author="Rafael Martins Alves" w:date="2020-07-16T22:29:00Z">
        <w:r w:rsidDel="000403D2">
          <w:rPr>
            <w:rFonts w:ascii="Arial" w:hAnsi="Arial" w:cs="Arial"/>
            <w:sz w:val="24"/>
            <w:szCs w:val="24"/>
          </w:rPr>
          <w:delText>Titulo</w:delText>
        </w:r>
      </w:del>
      <w:ins w:id="13" w:author="Rafael Martins Alves" w:date="2020-07-16T22:29:00Z">
        <w:r w:rsidR="000403D2">
          <w:rPr>
            <w:rFonts w:ascii="Arial" w:hAnsi="Arial" w:cs="Arial"/>
            <w:sz w:val="24"/>
            <w:szCs w:val="24"/>
          </w:rPr>
          <w:t>Título</w:t>
        </w:r>
      </w:ins>
      <w:r>
        <w:rPr>
          <w:rFonts w:ascii="Arial" w:hAnsi="Arial" w:cs="Arial"/>
          <w:sz w:val="24"/>
          <w:szCs w:val="24"/>
        </w:rPr>
        <w:t xml:space="preserve"> do Projeto ou resumo do Objetivo:</w:t>
      </w:r>
    </w:p>
    <w:p w14:paraId="43E88F9C" w14:textId="77777777" w:rsidR="00C65971" w:rsidRDefault="00B61A48" w:rsidP="00AC254E">
      <w:pPr>
        <w:ind w:firstLine="708"/>
        <w:rPr>
          <w:rFonts w:ascii="Arial" w:hAnsi="Arial" w:cs="Arial"/>
          <w:sz w:val="24"/>
          <w:szCs w:val="24"/>
        </w:rPr>
      </w:pPr>
      <w:r>
        <w:rPr>
          <w:rFonts w:ascii="Arial" w:hAnsi="Arial" w:cs="Arial"/>
          <w:sz w:val="24"/>
          <w:szCs w:val="24"/>
        </w:rPr>
        <w:t>Desenvolvimento de uma solução tecnológica para o auxílio de gerenciamento empresarial “Rede Social Empresarial”.</w:t>
      </w:r>
    </w:p>
    <w:p w14:paraId="4BDA25B8" w14:textId="77777777" w:rsidR="00C65971" w:rsidRDefault="00B61A48" w:rsidP="00C65971">
      <w:pPr>
        <w:rPr>
          <w:rFonts w:ascii="Arial" w:hAnsi="Arial" w:cs="Arial"/>
          <w:sz w:val="24"/>
          <w:szCs w:val="24"/>
        </w:rPr>
      </w:pPr>
      <w:r>
        <w:rPr>
          <w:rFonts w:ascii="Arial" w:hAnsi="Arial" w:cs="Arial"/>
          <w:sz w:val="24"/>
          <w:szCs w:val="24"/>
        </w:rPr>
        <w:t>Patrocinadores:</w:t>
      </w:r>
    </w:p>
    <w:p w14:paraId="0AE5D9B7" w14:textId="77777777" w:rsidR="00C65971" w:rsidRDefault="00B61A48" w:rsidP="00C65971">
      <w:pPr>
        <w:rPr>
          <w:rFonts w:ascii="Arial" w:hAnsi="Arial" w:cs="Arial"/>
          <w:sz w:val="24"/>
          <w:szCs w:val="24"/>
        </w:rPr>
      </w:pPr>
      <w:r>
        <w:rPr>
          <w:rFonts w:ascii="Arial" w:hAnsi="Arial" w:cs="Arial"/>
          <w:sz w:val="24"/>
          <w:szCs w:val="24"/>
        </w:rPr>
        <w:tab/>
      </w:r>
      <w:r w:rsidR="00552FD3">
        <w:rPr>
          <w:rFonts w:ascii="Arial" w:hAnsi="Arial" w:cs="Arial"/>
          <w:sz w:val="24"/>
          <w:szCs w:val="24"/>
        </w:rPr>
        <w:t>Nossos professores</w:t>
      </w:r>
      <w:r w:rsidR="00647B9D">
        <w:rPr>
          <w:rFonts w:ascii="Arial" w:hAnsi="Arial" w:cs="Arial"/>
          <w:sz w:val="24"/>
          <w:szCs w:val="24"/>
        </w:rPr>
        <w:t>,</w:t>
      </w:r>
      <w:r w:rsidR="00552FD3">
        <w:rPr>
          <w:rFonts w:ascii="Arial" w:hAnsi="Arial" w:cs="Arial"/>
          <w:sz w:val="24"/>
          <w:szCs w:val="24"/>
        </w:rPr>
        <w:t xml:space="preserve"> Reenye Alexandre de Lima, Wellington Fabio de Oliveira Martins e Rafael Martins que também nos auxiliaram na execução do projeto.  </w:t>
      </w:r>
    </w:p>
    <w:p w14:paraId="2EDDFB1A" w14:textId="77777777" w:rsidR="00227339" w:rsidRDefault="00227339" w:rsidP="00C65971">
      <w:pPr>
        <w:rPr>
          <w:rFonts w:ascii="Arial" w:hAnsi="Arial" w:cs="Arial"/>
          <w:sz w:val="24"/>
          <w:szCs w:val="24"/>
        </w:rPr>
      </w:pPr>
    </w:p>
    <w:tbl>
      <w:tblPr>
        <w:tblStyle w:val="1"/>
        <w:tblW w:w="910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7"/>
        <w:gridCol w:w="6828"/>
      </w:tblGrid>
      <w:tr w:rsidR="00647B9D" w14:paraId="5F355FF4" w14:textId="77777777" w:rsidTr="00647B9D">
        <w:tc>
          <w:tcPr>
            <w:tcW w:w="2278" w:type="dxa"/>
            <w:tcBorders>
              <w:top w:val="single" w:sz="4" w:space="0" w:color="000000"/>
              <w:left w:val="single" w:sz="4" w:space="0" w:color="000000"/>
              <w:bottom w:val="single" w:sz="4" w:space="0" w:color="000000"/>
              <w:right w:val="single" w:sz="4" w:space="0" w:color="000000"/>
            </w:tcBorders>
            <w:vAlign w:val="center"/>
          </w:tcPr>
          <w:p w14:paraId="14F6E213" w14:textId="77777777" w:rsidR="00227339" w:rsidRDefault="00227339" w:rsidP="00227339">
            <w:pPr>
              <w:ind w:left="0" w:right="43"/>
              <w:jc w:val="center"/>
            </w:pPr>
            <w:r>
              <w:t>Desenvolvedores</w:t>
            </w:r>
          </w:p>
          <w:p w14:paraId="5E4BAD45" w14:textId="77777777" w:rsidR="00227339" w:rsidRDefault="00227339" w:rsidP="00227339">
            <w:pPr>
              <w:ind w:left="0" w:right="43"/>
              <w:jc w:val="center"/>
            </w:pPr>
            <w:r>
              <w:t>RH</w:t>
            </w:r>
          </w:p>
          <w:p w14:paraId="18431D04" w14:textId="77777777" w:rsidR="00647B9D" w:rsidRDefault="00227339" w:rsidP="00227339">
            <w:pPr>
              <w:ind w:left="0" w:right="43"/>
              <w:jc w:val="center"/>
            </w:pPr>
            <w:r>
              <w:rPr>
                <w:sz w:val="20"/>
              </w:rPr>
              <w:t>(Recursos Humanos</w:t>
            </w:r>
          </w:p>
        </w:tc>
        <w:tc>
          <w:tcPr>
            <w:tcW w:w="6833" w:type="dxa"/>
            <w:tcBorders>
              <w:top w:val="single" w:sz="4" w:space="0" w:color="000000"/>
              <w:left w:val="single" w:sz="4" w:space="0" w:color="000000"/>
              <w:bottom w:val="single" w:sz="4" w:space="0" w:color="000000"/>
              <w:right w:val="single" w:sz="4" w:space="0" w:color="000000"/>
            </w:tcBorders>
            <w:vAlign w:val="center"/>
          </w:tcPr>
          <w:p w14:paraId="61BCD9F9" w14:textId="77777777" w:rsidR="00647B9D" w:rsidRDefault="00647B9D">
            <w:pPr>
              <w:spacing w:after="117"/>
              <w:ind w:left="64" w:right="0"/>
              <w:jc w:val="center"/>
            </w:pPr>
          </w:p>
          <w:p w14:paraId="25031627" w14:textId="77777777" w:rsidR="00227339" w:rsidRDefault="00227339" w:rsidP="00227339">
            <w:pPr>
              <w:spacing w:after="116"/>
              <w:ind w:right="2541"/>
            </w:pPr>
            <w:r>
              <w:t>Lethicia Damaceno Alves</w:t>
            </w:r>
          </w:p>
          <w:p w14:paraId="027590D7" w14:textId="77777777" w:rsidR="00227339" w:rsidRDefault="00227339" w:rsidP="00227339">
            <w:pPr>
              <w:spacing w:after="116"/>
              <w:ind w:right="2541"/>
            </w:pPr>
          </w:p>
          <w:p w14:paraId="73424432" w14:textId="77777777" w:rsidR="00227339" w:rsidRDefault="00227339" w:rsidP="00227339">
            <w:pPr>
              <w:spacing w:after="116"/>
              <w:ind w:right="2541"/>
            </w:pPr>
            <w:r>
              <w:t>Stevan Augusto da Costa</w:t>
            </w:r>
          </w:p>
          <w:p w14:paraId="503F25EE" w14:textId="77777777" w:rsidR="00227339" w:rsidRDefault="00227339" w:rsidP="00227339">
            <w:pPr>
              <w:spacing w:after="116"/>
              <w:ind w:right="2541"/>
            </w:pPr>
          </w:p>
          <w:p w14:paraId="219EFE4B" w14:textId="77777777" w:rsidR="00227339" w:rsidRDefault="00227339" w:rsidP="00227339">
            <w:pPr>
              <w:spacing w:after="116"/>
              <w:ind w:right="2541"/>
            </w:pPr>
            <w:r>
              <w:t>Sabrina da Silva Oliveira</w:t>
            </w:r>
          </w:p>
          <w:p w14:paraId="6B8E4D20" w14:textId="77777777" w:rsidR="00227339" w:rsidRDefault="00227339" w:rsidP="00227339">
            <w:pPr>
              <w:spacing w:after="116"/>
              <w:ind w:right="2541"/>
            </w:pPr>
          </w:p>
          <w:p w14:paraId="4D31A236" w14:textId="77777777" w:rsidR="00227339" w:rsidRDefault="00227339" w:rsidP="00227339">
            <w:pPr>
              <w:spacing w:after="116"/>
              <w:ind w:right="2541"/>
            </w:pPr>
            <w:r>
              <w:t>Vitor Quirino Cavalvante</w:t>
            </w:r>
          </w:p>
          <w:p w14:paraId="0428C684" w14:textId="77777777" w:rsidR="00227339" w:rsidRDefault="00227339" w:rsidP="00227339">
            <w:pPr>
              <w:spacing w:after="116"/>
              <w:ind w:right="2541"/>
            </w:pPr>
            <w:r>
              <w:t xml:space="preserve"> </w:t>
            </w:r>
          </w:p>
          <w:p w14:paraId="2B5461B6" w14:textId="26052A06" w:rsidR="00647B9D" w:rsidRDefault="00227339" w:rsidP="00227339">
            <w:pPr>
              <w:spacing w:after="116"/>
              <w:ind w:right="2541"/>
            </w:pPr>
            <w:r>
              <w:t>Willian</w:t>
            </w:r>
            <w:r w:rsidR="006F60C3">
              <w:t xml:space="preserve"> dos Santos Brito Silva</w:t>
            </w:r>
          </w:p>
        </w:tc>
      </w:tr>
      <w:tr w:rsidR="00647B9D" w14:paraId="00B2FC80" w14:textId="77777777" w:rsidTr="00647B9D">
        <w:trPr>
          <w:trHeight w:val="729"/>
        </w:trPr>
        <w:tc>
          <w:tcPr>
            <w:tcW w:w="2278" w:type="dxa"/>
            <w:tcBorders>
              <w:top w:val="single" w:sz="4" w:space="0" w:color="000000"/>
              <w:left w:val="single" w:sz="4" w:space="0" w:color="000000"/>
              <w:bottom w:val="single" w:sz="4" w:space="0" w:color="000000"/>
              <w:right w:val="single" w:sz="4" w:space="0" w:color="000000"/>
            </w:tcBorders>
            <w:vAlign w:val="center"/>
            <w:hideMark/>
          </w:tcPr>
          <w:p w14:paraId="1DAEEF81" w14:textId="77777777" w:rsidR="00647B9D" w:rsidRDefault="00647B9D">
            <w:pPr>
              <w:ind w:left="0" w:right="43"/>
            </w:pPr>
            <w:r>
              <w:t>Gerente de Projeto</w:t>
            </w:r>
          </w:p>
        </w:tc>
        <w:tc>
          <w:tcPr>
            <w:tcW w:w="6833" w:type="dxa"/>
            <w:tcBorders>
              <w:top w:val="single" w:sz="4" w:space="0" w:color="000000"/>
              <w:left w:val="single" w:sz="4" w:space="0" w:color="000000"/>
              <w:bottom w:val="single" w:sz="4" w:space="0" w:color="000000"/>
              <w:right w:val="single" w:sz="4" w:space="0" w:color="000000"/>
            </w:tcBorders>
            <w:vAlign w:val="center"/>
            <w:hideMark/>
          </w:tcPr>
          <w:p w14:paraId="5B26F5DD" w14:textId="77777777" w:rsidR="00647B9D" w:rsidRDefault="00227339" w:rsidP="00227339">
            <w:pPr>
              <w:spacing w:after="116"/>
              <w:ind w:right="2541"/>
            </w:pPr>
            <w:r>
              <w:t>Stevan Augusto da Costa</w:t>
            </w:r>
          </w:p>
        </w:tc>
      </w:tr>
      <w:tr w:rsidR="00647B9D" w14:paraId="16173DE4" w14:textId="77777777" w:rsidTr="00647B9D">
        <w:trPr>
          <w:trHeight w:val="661"/>
        </w:trPr>
        <w:tc>
          <w:tcPr>
            <w:tcW w:w="2278" w:type="dxa"/>
            <w:tcBorders>
              <w:top w:val="single" w:sz="4" w:space="0" w:color="000000"/>
              <w:left w:val="single" w:sz="4" w:space="0" w:color="000000"/>
              <w:bottom w:val="single" w:sz="4" w:space="0" w:color="000000"/>
              <w:right w:val="single" w:sz="4" w:space="0" w:color="000000"/>
            </w:tcBorders>
            <w:vAlign w:val="center"/>
            <w:hideMark/>
          </w:tcPr>
          <w:p w14:paraId="6D8D6C7A" w14:textId="77777777" w:rsidR="00647B9D" w:rsidRDefault="00647B9D">
            <w:pPr>
              <w:ind w:left="0" w:right="43"/>
            </w:pPr>
            <w:r>
              <w:t>Patrocinador</w:t>
            </w:r>
          </w:p>
        </w:tc>
        <w:tc>
          <w:tcPr>
            <w:tcW w:w="6833" w:type="dxa"/>
            <w:tcBorders>
              <w:top w:val="single" w:sz="4" w:space="0" w:color="000000"/>
              <w:left w:val="single" w:sz="4" w:space="0" w:color="000000"/>
              <w:bottom w:val="single" w:sz="4" w:space="0" w:color="000000"/>
              <w:right w:val="single" w:sz="4" w:space="0" w:color="000000"/>
            </w:tcBorders>
            <w:vAlign w:val="center"/>
            <w:hideMark/>
          </w:tcPr>
          <w:p w14:paraId="65876414" w14:textId="77777777" w:rsidR="00647B9D" w:rsidRDefault="00647B9D">
            <w:pPr>
              <w:ind w:left="0" w:right="43"/>
            </w:pPr>
            <w:r>
              <w:t>Wellington, Reenye</w:t>
            </w:r>
            <w:r w:rsidR="00227339">
              <w:t xml:space="preserve"> e Rafael</w:t>
            </w:r>
          </w:p>
        </w:tc>
      </w:tr>
      <w:tr w:rsidR="00647B9D" w14:paraId="33E5628C" w14:textId="77777777" w:rsidTr="00647B9D">
        <w:trPr>
          <w:trHeight w:val="686"/>
        </w:trPr>
        <w:tc>
          <w:tcPr>
            <w:tcW w:w="2278" w:type="dxa"/>
            <w:tcBorders>
              <w:top w:val="single" w:sz="4" w:space="0" w:color="000000"/>
              <w:left w:val="single" w:sz="4" w:space="0" w:color="000000"/>
              <w:bottom w:val="single" w:sz="4" w:space="0" w:color="000000"/>
              <w:right w:val="single" w:sz="4" w:space="0" w:color="000000"/>
            </w:tcBorders>
            <w:vAlign w:val="center"/>
            <w:hideMark/>
          </w:tcPr>
          <w:p w14:paraId="14AE1984" w14:textId="77777777" w:rsidR="00647B9D" w:rsidRDefault="00647B9D">
            <w:pPr>
              <w:ind w:left="0" w:right="43"/>
            </w:pPr>
            <w:r>
              <w:t>Cliente</w:t>
            </w:r>
          </w:p>
        </w:tc>
        <w:tc>
          <w:tcPr>
            <w:tcW w:w="6833" w:type="dxa"/>
            <w:tcBorders>
              <w:top w:val="single" w:sz="4" w:space="0" w:color="000000"/>
              <w:left w:val="single" w:sz="4" w:space="0" w:color="000000"/>
              <w:bottom w:val="single" w:sz="4" w:space="0" w:color="000000"/>
              <w:right w:val="single" w:sz="4" w:space="0" w:color="000000"/>
            </w:tcBorders>
            <w:vAlign w:val="center"/>
            <w:hideMark/>
          </w:tcPr>
          <w:p w14:paraId="76158D94" w14:textId="77777777" w:rsidR="00647B9D" w:rsidRDefault="00647B9D">
            <w:pPr>
              <w:ind w:left="0" w:right="43"/>
            </w:pPr>
            <w:r>
              <w:t xml:space="preserve">Escola Senai </w:t>
            </w:r>
            <w:r w:rsidR="00227339">
              <w:t>Jaguariúna</w:t>
            </w:r>
          </w:p>
        </w:tc>
      </w:tr>
      <w:tr w:rsidR="00647B9D" w14:paraId="4DEB827C" w14:textId="77777777" w:rsidTr="00647B9D">
        <w:trPr>
          <w:trHeight w:val="803"/>
        </w:trPr>
        <w:tc>
          <w:tcPr>
            <w:tcW w:w="2278" w:type="dxa"/>
            <w:tcBorders>
              <w:top w:val="single" w:sz="4" w:space="0" w:color="000000"/>
              <w:left w:val="single" w:sz="4" w:space="0" w:color="000000"/>
              <w:bottom w:val="single" w:sz="4" w:space="0" w:color="000000"/>
              <w:right w:val="single" w:sz="4" w:space="0" w:color="000000"/>
            </w:tcBorders>
            <w:vAlign w:val="center"/>
            <w:hideMark/>
          </w:tcPr>
          <w:p w14:paraId="02027166" w14:textId="77777777" w:rsidR="00647B9D" w:rsidRDefault="00647B9D">
            <w:pPr>
              <w:ind w:left="0" w:right="43"/>
            </w:pPr>
            <w:r>
              <w:t>Prazo ou data de entrega do Projeto.</w:t>
            </w:r>
          </w:p>
        </w:tc>
        <w:tc>
          <w:tcPr>
            <w:tcW w:w="6833" w:type="dxa"/>
            <w:tcBorders>
              <w:top w:val="single" w:sz="4" w:space="0" w:color="000000"/>
              <w:left w:val="single" w:sz="4" w:space="0" w:color="000000"/>
              <w:bottom w:val="single" w:sz="4" w:space="0" w:color="000000"/>
              <w:right w:val="single" w:sz="4" w:space="0" w:color="000000"/>
            </w:tcBorders>
            <w:vAlign w:val="center"/>
            <w:hideMark/>
          </w:tcPr>
          <w:p w14:paraId="32C5160B" w14:textId="3BFF90F6" w:rsidR="00647B9D" w:rsidRDefault="003731C2">
            <w:pPr>
              <w:ind w:left="0" w:right="43"/>
              <w:jc w:val="center"/>
              <w:rPr>
                <w:b/>
              </w:rPr>
            </w:pPr>
            <w:r>
              <w:rPr>
                <w:b/>
              </w:rPr>
              <w:t>30/07/2020</w:t>
            </w:r>
          </w:p>
        </w:tc>
      </w:tr>
    </w:tbl>
    <w:p w14:paraId="5EF99B66" w14:textId="77777777" w:rsidR="00647B9D" w:rsidRDefault="00647B9D" w:rsidP="00647B9D">
      <w:pPr>
        <w:ind w:left="-15" w:right="43" w:firstLine="708"/>
        <w:rPr>
          <w:rFonts w:ascii="Arial" w:eastAsia="Arial" w:hAnsi="Arial" w:cs="Arial"/>
          <w:color w:val="000000"/>
        </w:rPr>
      </w:pPr>
      <w:r>
        <w:t xml:space="preserve"> </w:t>
      </w:r>
      <w:r>
        <w:tab/>
        <w:t xml:space="preserve"> </w:t>
      </w:r>
    </w:p>
    <w:tbl>
      <w:tblPr>
        <w:tblStyle w:val="Tabelacomgrade"/>
        <w:tblW w:w="9096" w:type="dxa"/>
        <w:tblInd w:w="-15" w:type="dxa"/>
        <w:tblLook w:val="04A0" w:firstRow="1" w:lastRow="0" w:firstColumn="1" w:lastColumn="0" w:noHBand="0" w:noVBand="1"/>
      </w:tblPr>
      <w:tblGrid>
        <w:gridCol w:w="2347"/>
        <w:gridCol w:w="6749"/>
      </w:tblGrid>
      <w:tr w:rsidR="00647B9D" w14:paraId="426F7B89" w14:textId="77777777" w:rsidTr="00647B9D">
        <w:trPr>
          <w:trHeight w:val="613"/>
        </w:trPr>
        <w:tc>
          <w:tcPr>
            <w:tcW w:w="9096" w:type="dxa"/>
            <w:gridSpan w:val="2"/>
            <w:tcBorders>
              <w:top w:val="single" w:sz="4" w:space="0" w:color="auto"/>
              <w:left w:val="single" w:sz="4" w:space="0" w:color="auto"/>
              <w:bottom w:val="single" w:sz="4" w:space="0" w:color="auto"/>
              <w:right w:val="single" w:sz="4" w:space="0" w:color="auto"/>
            </w:tcBorders>
          </w:tcPr>
          <w:p w14:paraId="28CB756B" w14:textId="77777777" w:rsidR="00647B9D" w:rsidRDefault="00647B9D">
            <w:pPr>
              <w:ind w:left="0" w:right="43"/>
            </w:pPr>
          </w:p>
          <w:p w14:paraId="206449CA" w14:textId="77777777" w:rsidR="00647B9D" w:rsidRDefault="00647B9D">
            <w:pPr>
              <w:ind w:left="0" w:right="43"/>
            </w:pPr>
            <w:r>
              <w:t>Local ________________________________ Data: ______/_______/________</w:t>
            </w:r>
          </w:p>
        </w:tc>
      </w:tr>
      <w:tr w:rsidR="00647B9D" w14:paraId="62C4DA9C" w14:textId="77777777" w:rsidTr="00647B9D">
        <w:trPr>
          <w:trHeight w:val="613"/>
        </w:trPr>
        <w:tc>
          <w:tcPr>
            <w:tcW w:w="2347" w:type="dxa"/>
            <w:tcBorders>
              <w:top w:val="single" w:sz="4" w:space="0" w:color="auto"/>
              <w:left w:val="single" w:sz="4" w:space="0" w:color="auto"/>
              <w:bottom w:val="single" w:sz="4" w:space="0" w:color="auto"/>
              <w:right w:val="single" w:sz="4" w:space="0" w:color="auto"/>
            </w:tcBorders>
            <w:hideMark/>
          </w:tcPr>
          <w:p w14:paraId="49E3169A" w14:textId="77777777" w:rsidR="00647B9D" w:rsidRDefault="00647B9D">
            <w:pPr>
              <w:ind w:left="0" w:right="43"/>
            </w:pPr>
            <w:r>
              <w:t>Patrocinador</w:t>
            </w:r>
          </w:p>
        </w:tc>
        <w:tc>
          <w:tcPr>
            <w:tcW w:w="6749" w:type="dxa"/>
            <w:tcBorders>
              <w:top w:val="single" w:sz="4" w:space="0" w:color="auto"/>
              <w:left w:val="single" w:sz="4" w:space="0" w:color="auto"/>
              <w:bottom w:val="single" w:sz="4" w:space="0" w:color="auto"/>
              <w:right w:val="single" w:sz="4" w:space="0" w:color="auto"/>
            </w:tcBorders>
            <w:hideMark/>
          </w:tcPr>
          <w:p w14:paraId="27E6F800" w14:textId="77777777" w:rsidR="00647B9D" w:rsidRDefault="00647B9D">
            <w:pPr>
              <w:ind w:left="0" w:right="43"/>
            </w:pPr>
            <w:r>
              <w:t>Ass:</w:t>
            </w:r>
          </w:p>
        </w:tc>
      </w:tr>
      <w:tr w:rsidR="00647B9D" w14:paraId="0AC1CDF2" w14:textId="77777777" w:rsidTr="00647B9D">
        <w:trPr>
          <w:trHeight w:val="613"/>
        </w:trPr>
        <w:tc>
          <w:tcPr>
            <w:tcW w:w="2347" w:type="dxa"/>
            <w:tcBorders>
              <w:top w:val="single" w:sz="4" w:space="0" w:color="auto"/>
              <w:left w:val="single" w:sz="4" w:space="0" w:color="auto"/>
              <w:bottom w:val="single" w:sz="4" w:space="0" w:color="auto"/>
              <w:right w:val="single" w:sz="4" w:space="0" w:color="auto"/>
            </w:tcBorders>
            <w:hideMark/>
          </w:tcPr>
          <w:p w14:paraId="35037EDF" w14:textId="77777777" w:rsidR="00647B9D" w:rsidRDefault="00647B9D">
            <w:pPr>
              <w:ind w:left="0" w:right="43"/>
            </w:pPr>
            <w:r>
              <w:t>Cliente</w:t>
            </w:r>
          </w:p>
        </w:tc>
        <w:tc>
          <w:tcPr>
            <w:tcW w:w="6749" w:type="dxa"/>
            <w:tcBorders>
              <w:top w:val="single" w:sz="4" w:space="0" w:color="auto"/>
              <w:left w:val="single" w:sz="4" w:space="0" w:color="auto"/>
              <w:bottom w:val="single" w:sz="4" w:space="0" w:color="auto"/>
              <w:right w:val="single" w:sz="4" w:space="0" w:color="auto"/>
            </w:tcBorders>
            <w:hideMark/>
          </w:tcPr>
          <w:p w14:paraId="6226EF93" w14:textId="77777777" w:rsidR="00647B9D" w:rsidRDefault="00647B9D">
            <w:pPr>
              <w:ind w:left="0" w:right="43"/>
            </w:pPr>
            <w:r>
              <w:t>Ass:</w:t>
            </w:r>
          </w:p>
        </w:tc>
      </w:tr>
      <w:tr w:rsidR="00647B9D" w14:paraId="431FA65C" w14:textId="77777777" w:rsidTr="00647B9D">
        <w:trPr>
          <w:trHeight w:val="613"/>
        </w:trPr>
        <w:tc>
          <w:tcPr>
            <w:tcW w:w="2347" w:type="dxa"/>
            <w:tcBorders>
              <w:top w:val="single" w:sz="4" w:space="0" w:color="auto"/>
              <w:left w:val="single" w:sz="4" w:space="0" w:color="auto"/>
              <w:bottom w:val="single" w:sz="4" w:space="0" w:color="auto"/>
              <w:right w:val="single" w:sz="4" w:space="0" w:color="auto"/>
            </w:tcBorders>
            <w:hideMark/>
          </w:tcPr>
          <w:p w14:paraId="480673D6" w14:textId="77777777" w:rsidR="00647B9D" w:rsidRDefault="00647B9D">
            <w:pPr>
              <w:ind w:left="0" w:right="43"/>
            </w:pPr>
            <w:r>
              <w:lastRenderedPageBreak/>
              <w:t>Gerente do Projeto</w:t>
            </w:r>
          </w:p>
        </w:tc>
        <w:tc>
          <w:tcPr>
            <w:tcW w:w="6749" w:type="dxa"/>
            <w:tcBorders>
              <w:top w:val="single" w:sz="4" w:space="0" w:color="auto"/>
              <w:left w:val="single" w:sz="4" w:space="0" w:color="auto"/>
              <w:bottom w:val="single" w:sz="4" w:space="0" w:color="auto"/>
              <w:right w:val="single" w:sz="4" w:space="0" w:color="auto"/>
            </w:tcBorders>
            <w:hideMark/>
          </w:tcPr>
          <w:p w14:paraId="3A96B80D" w14:textId="77777777" w:rsidR="00647B9D" w:rsidRDefault="00647B9D">
            <w:pPr>
              <w:ind w:left="0" w:right="43"/>
            </w:pPr>
            <w:r>
              <w:t>Ass:</w:t>
            </w:r>
          </w:p>
        </w:tc>
      </w:tr>
    </w:tbl>
    <w:p w14:paraId="303DF6E2" w14:textId="77777777" w:rsidR="0044366F" w:rsidRDefault="0044366F" w:rsidP="0044366F">
      <w:pPr>
        <w:pStyle w:val="Ttulo"/>
      </w:pPr>
      <w:r>
        <w:t>Documento de definição do Escopo (EAP)</w:t>
      </w:r>
    </w:p>
    <w:p w14:paraId="5434FF50" w14:textId="77777777" w:rsidR="0044366F" w:rsidRDefault="0044366F" w:rsidP="0044366F"/>
    <w:p w14:paraId="10337748" w14:textId="77777777" w:rsidR="0044366F" w:rsidRPr="00C704F5" w:rsidRDefault="0044366F" w:rsidP="00C704F5">
      <w:pPr>
        <w:rPr>
          <w:rFonts w:ascii="Arial" w:hAnsi="Arial" w:cs="Arial"/>
          <w:b/>
          <w:sz w:val="24"/>
          <w:szCs w:val="24"/>
        </w:rPr>
      </w:pPr>
      <w:r w:rsidRPr="00C704F5">
        <w:rPr>
          <w:rFonts w:ascii="Arial" w:hAnsi="Arial" w:cs="Arial"/>
          <w:b/>
          <w:sz w:val="24"/>
          <w:szCs w:val="24"/>
        </w:rPr>
        <w:t>Convenções, termos e abreviações </w:t>
      </w:r>
    </w:p>
    <w:p w14:paraId="71F75412" w14:textId="209E4EF9" w:rsidR="0044366F" w:rsidRPr="00C704F5" w:rsidRDefault="0044366F" w:rsidP="003731C2">
      <w:pPr>
        <w:ind w:firstLine="708"/>
        <w:jc w:val="both"/>
        <w:rPr>
          <w:rFonts w:ascii="Arial" w:hAnsi="Arial" w:cs="Arial"/>
          <w:sz w:val="24"/>
          <w:szCs w:val="24"/>
        </w:rPr>
      </w:pPr>
      <w:r w:rsidRPr="00C704F5">
        <w:rPr>
          <w:rFonts w:ascii="Arial" w:hAnsi="Arial" w:cs="Arial"/>
          <w:sz w:val="24"/>
          <w:szCs w:val="24"/>
        </w:rPr>
        <w:t>A correta interpretação deste documento exige o conhecimento de algumas convenções e termos específicos, que são descritos a seguir.</w:t>
      </w:r>
    </w:p>
    <w:p w14:paraId="38611E04" w14:textId="77777777" w:rsidR="0044366F" w:rsidRPr="00C704F5" w:rsidRDefault="0044366F" w:rsidP="0044366F">
      <w:pPr>
        <w:pStyle w:val="Ttulo2"/>
        <w:rPr>
          <w:rFonts w:ascii="Arial" w:eastAsiaTheme="minorHAnsi" w:hAnsi="Arial" w:cs="Arial"/>
          <w:bCs w:val="0"/>
          <w:color w:val="auto"/>
          <w:sz w:val="24"/>
          <w:szCs w:val="24"/>
        </w:rPr>
      </w:pPr>
      <w:bookmarkStart w:id="14" w:name="_Toc45263285"/>
      <w:r w:rsidRPr="00C704F5">
        <w:rPr>
          <w:rFonts w:ascii="Arial" w:eastAsiaTheme="minorHAnsi" w:hAnsi="Arial" w:cs="Arial"/>
          <w:bCs w:val="0"/>
          <w:color w:val="auto"/>
          <w:sz w:val="24"/>
          <w:szCs w:val="24"/>
        </w:rPr>
        <w:t>Identificação dos requisitos</w:t>
      </w:r>
      <w:bookmarkEnd w:id="14"/>
    </w:p>
    <w:p w14:paraId="00C95374" w14:textId="27280AD7" w:rsidR="0044366F" w:rsidRPr="00C704F5" w:rsidRDefault="0044366F" w:rsidP="003731C2">
      <w:pPr>
        <w:ind w:firstLine="708"/>
        <w:jc w:val="both"/>
        <w:rPr>
          <w:rFonts w:ascii="Arial" w:hAnsi="Arial" w:cs="Arial"/>
          <w:sz w:val="24"/>
          <w:szCs w:val="24"/>
        </w:rPr>
      </w:pPr>
      <w:r w:rsidRPr="00C704F5">
        <w:rPr>
          <w:rFonts w:ascii="Arial" w:hAnsi="Arial" w:cs="Arial"/>
          <w:sz w:val="24"/>
          <w:szCs w:val="24"/>
        </w:rPr>
        <w:t xml:space="preserve">Por convenção, a referência a requisitos é feita através do nome da subseção onde eles estão descritos seguidos do identificador do requisito, de acordo com a </w:t>
      </w:r>
      <w:r w:rsidR="00C704F5">
        <w:rPr>
          <w:rFonts w:ascii="Arial" w:hAnsi="Arial" w:cs="Arial"/>
          <w:sz w:val="24"/>
          <w:szCs w:val="24"/>
        </w:rPr>
        <w:t>especificação a seguir: </w:t>
      </w:r>
      <w:r w:rsidRPr="00C704F5">
        <w:rPr>
          <w:rFonts w:ascii="Arial" w:hAnsi="Arial" w:cs="Arial"/>
          <w:sz w:val="24"/>
          <w:szCs w:val="24"/>
        </w:rPr>
        <w:t>​</w:t>
      </w:r>
      <w:r w:rsidR="00C704F5">
        <w:rPr>
          <w:rFonts w:ascii="Arial" w:hAnsi="Arial" w:cs="Arial"/>
          <w:sz w:val="24"/>
          <w:szCs w:val="24"/>
        </w:rPr>
        <w:t>[</w:t>
      </w:r>
      <w:r w:rsidRPr="00C704F5">
        <w:rPr>
          <w:rFonts w:ascii="Arial" w:hAnsi="Arial" w:cs="Arial"/>
          <w:sz w:val="24"/>
          <w:szCs w:val="24"/>
        </w:rPr>
        <w:t>nome da subseção, identificador do requisito]</w:t>
      </w:r>
    </w:p>
    <w:p w14:paraId="46932E01" w14:textId="77777777" w:rsidR="0044366F" w:rsidRPr="00C704F5" w:rsidRDefault="0044366F" w:rsidP="003731C2">
      <w:pPr>
        <w:jc w:val="both"/>
        <w:rPr>
          <w:rFonts w:ascii="Arial" w:hAnsi="Arial" w:cs="Arial"/>
          <w:sz w:val="24"/>
          <w:szCs w:val="24"/>
        </w:rPr>
      </w:pPr>
      <w:r w:rsidRPr="00C704F5">
        <w:rPr>
          <w:rFonts w:ascii="Arial" w:hAnsi="Arial" w:cs="Arial"/>
          <w:sz w:val="24"/>
          <w:szCs w:val="24"/>
        </w:rPr>
        <w:t xml:space="preserve">Por exemplo, o requisito funcional [Incluir Usuário.RF016] deve estar descrito em uma subseção chamada “Incluir Usuário”, em um bloco identificado pelo número [RF016]. Já o requisito não </w:t>
      </w:r>
      <w:r w:rsidRPr="00C704F5">
        <w:rPr>
          <w:rFonts w:ascii="Arial" w:hAnsi="Arial" w:cs="Arial"/>
          <w:sz w:val="24"/>
          <w:szCs w:val="24"/>
        </w:rPr>
        <w:softHyphen/>
        <w:t>funcional [Confiabilidade.NF008] deve estar descrito na seção de requisitos não funcionais de Confiabilidade, em um bloco identificado por [NF008].  Os requisitos devem ser identificados com um identificador único.</w:t>
      </w:r>
    </w:p>
    <w:p w14:paraId="436F2DB7" w14:textId="6C4D3A96" w:rsidR="0044366F" w:rsidRPr="00C704F5" w:rsidRDefault="0044366F" w:rsidP="003731C2">
      <w:pPr>
        <w:jc w:val="both"/>
        <w:rPr>
          <w:rFonts w:ascii="Arial" w:hAnsi="Arial" w:cs="Arial"/>
          <w:sz w:val="24"/>
          <w:szCs w:val="24"/>
        </w:rPr>
      </w:pPr>
      <w:r w:rsidRPr="00C704F5">
        <w:rPr>
          <w:rFonts w:ascii="Arial" w:hAnsi="Arial" w:cs="Arial"/>
          <w:sz w:val="24"/>
          <w:szCs w:val="24"/>
        </w:rPr>
        <w:t>A numeração inicia com o identificador [RF001] ou [NF001] e prossegue sendo incrementada à medida que forem surgindo novos requisitos.</w:t>
      </w:r>
    </w:p>
    <w:p w14:paraId="1B398F5D" w14:textId="1A61C4E2" w:rsidR="0044366F" w:rsidRDefault="0044366F" w:rsidP="0044366F">
      <w:pPr>
        <w:pStyle w:val="Ttulo2"/>
        <w:rPr>
          <w:rFonts w:ascii="Arial" w:eastAsiaTheme="minorHAnsi" w:hAnsi="Arial" w:cs="Arial"/>
          <w:bCs w:val="0"/>
          <w:color w:val="auto"/>
          <w:sz w:val="24"/>
          <w:szCs w:val="24"/>
        </w:rPr>
      </w:pPr>
      <w:bookmarkStart w:id="15" w:name="_Toc45263286"/>
      <w:r w:rsidRPr="00C704F5">
        <w:rPr>
          <w:rFonts w:ascii="Arial" w:eastAsiaTheme="minorHAnsi" w:hAnsi="Arial" w:cs="Arial"/>
          <w:bCs w:val="0"/>
          <w:color w:val="auto"/>
          <w:sz w:val="24"/>
          <w:szCs w:val="24"/>
        </w:rPr>
        <w:t>Propriedades dos requisitos</w:t>
      </w:r>
      <w:bookmarkEnd w:id="15"/>
    </w:p>
    <w:p w14:paraId="563C9D96" w14:textId="77777777" w:rsidR="003731C2" w:rsidRPr="00C704F5" w:rsidRDefault="003731C2" w:rsidP="003731C2">
      <w:pPr>
        <w:ind w:firstLine="708"/>
        <w:jc w:val="both"/>
        <w:rPr>
          <w:rFonts w:ascii="Arial" w:hAnsi="Arial" w:cs="Arial"/>
          <w:sz w:val="24"/>
          <w:szCs w:val="24"/>
        </w:rPr>
      </w:pPr>
      <w:r w:rsidRPr="00C704F5">
        <w:rPr>
          <w:rFonts w:ascii="Arial" w:hAnsi="Arial" w:cs="Arial"/>
          <w:sz w:val="24"/>
          <w:szCs w:val="24"/>
        </w:rPr>
        <w:t>Para estabelecer a prioridade dos requisitos, foram adotadas</w:t>
      </w:r>
      <w:r>
        <w:rPr>
          <w:rFonts w:ascii="Arial" w:hAnsi="Arial" w:cs="Arial"/>
          <w:sz w:val="24"/>
          <w:szCs w:val="24"/>
        </w:rPr>
        <w:t xml:space="preserve"> </w:t>
      </w:r>
      <w:r w:rsidRPr="00C704F5">
        <w:rPr>
          <w:rFonts w:ascii="Arial" w:hAnsi="Arial" w:cs="Arial"/>
          <w:sz w:val="24"/>
          <w:szCs w:val="24"/>
        </w:rPr>
        <w:t>as</w:t>
      </w:r>
      <w:r>
        <w:rPr>
          <w:rFonts w:ascii="Arial" w:hAnsi="Arial" w:cs="Arial"/>
          <w:sz w:val="24"/>
          <w:szCs w:val="24"/>
        </w:rPr>
        <w:t xml:space="preserve"> </w:t>
      </w:r>
      <w:r w:rsidRPr="00C704F5">
        <w:rPr>
          <w:rFonts w:ascii="Arial" w:hAnsi="Arial" w:cs="Arial"/>
          <w:sz w:val="24"/>
          <w:szCs w:val="24"/>
        </w:rPr>
        <w:t>denominações</w:t>
      </w:r>
      <w:r>
        <w:rPr>
          <w:rFonts w:ascii="Arial" w:hAnsi="Arial" w:cs="Arial"/>
          <w:sz w:val="24"/>
          <w:szCs w:val="24"/>
        </w:rPr>
        <w:t xml:space="preserve"> </w:t>
      </w:r>
      <w:r w:rsidRPr="00C704F5">
        <w:rPr>
          <w:rFonts w:ascii="Arial" w:hAnsi="Arial" w:cs="Arial"/>
          <w:sz w:val="24"/>
          <w:szCs w:val="24"/>
        </w:rPr>
        <w:t>“essencial”,</w:t>
      </w:r>
      <w:r>
        <w:rPr>
          <w:rFonts w:ascii="Arial" w:hAnsi="Arial" w:cs="Arial"/>
          <w:sz w:val="24"/>
          <w:szCs w:val="24"/>
        </w:rPr>
        <w:t xml:space="preserve"> </w:t>
      </w:r>
      <w:r w:rsidRPr="00C704F5">
        <w:rPr>
          <w:rFonts w:ascii="Arial" w:hAnsi="Arial" w:cs="Arial"/>
          <w:sz w:val="24"/>
          <w:szCs w:val="24"/>
        </w:rPr>
        <w:t>“importante”</w:t>
      </w:r>
      <w:r>
        <w:rPr>
          <w:rFonts w:ascii="Arial" w:hAnsi="Arial" w:cs="Arial"/>
          <w:sz w:val="24"/>
          <w:szCs w:val="24"/>
        </w:rPr>
        <w:t xml:space="preserve"> </w:t>
      </w:r>
      <w:r w:rsidRPr="00C704F5">
        <w:rPr>
          <w:rFonts w:ascii="Arial" w:hAnsi="Arial" w:cs="Arial"/>
          <w:sz w:val="24"/>
          <w:szCs w:val="24"/>
        </w:rPr>
        <w:t>e</w:t>
      </w:r>
      <w:r>
        <w:rPr>
          <w:rFonts w:ascii="Arial" w:hAnsi="Arial" w:cs="Arial"/>
          <w:sz w:val="24"/>
          <w:szCs w:val="24"/>
        </w:rPr>
        <w:t xml:space="preserve"> </w:t>
      </w:r>
      <w:r w:rsidRPr="00C704F5">
        <w:rPr>
          <w:rFonts w:ascii="Arial" w:hAnsi="Arial" w:cs="Arial"/>
          <w:sz w:val="24"/>
          <w:szCs w:val="24"/>
        </w:rPr>
        <w:t>“desejável”.</w:t>
      </w:r>
    </w:p>
    <w:p w14:paraId="6E7660A0" w14:textId="77777777" w:rsidR="003731C2" w:rsidRDefault="003731C2" w:rsidP="003731C2">
      <w:pPr>
        <w:ind w:firstLine="708"/>
        <w:jc w:val="both"/>
        <w:rPr>
          <w:rFonts w:ascii="Arial" w:hAnsi="Arial" w:cs="Arial"/>
          <w:sz w:val="24"/>
          <w:szCs w:val="24"/>
        </w:rPr>
      </w:pPr>
      <w:r w:rsidRPr="00C704F5">
        <w:rPr>
          <w:rFonts w:ascii="Arial" w:hAnsi="Arial" w:cs="Arial"/>
          <w:sz w:val="24"/>
          <w:szCs w:val="24"/>
        </w:rPr>
        <w:t>Essencial é o requisito sem o qual o sistema não entra em funcionamento. Requisitos essenciais são requisitos imprescindíveis, que têm que ser implementados impreterivelmente.</w:t>
      </w:r>
    </w:p>
    <w:p w14:paraId="4E65D1DC" w14:textId="77777777" w:rsidR="003731C2" w:rsidRPr="00C704F5" w:rsidRDefault="003731C2" w:rsidP="003731C2">
      <w:pPr>
        <w:ind w:firstLine="708"/>
        <w:jc w:val="both"/>
        <w:rPr>
          <w:rFonts w:ascii="Arial" w:hAnsi="Arial" w:cs="Arial"/>
          <w:sz w:val="24"/>
          <w:szCs w:val="24"/>
        </w:rPr>
      </w:pPr>
      <w:r w:rsidRPr="00CF1D98">
        <w:rPr>
          <w:rFonts w:ascii="Arial" w:hAnsi="Arial" w:cs="Arial"/>
          <w:sz w:val="24"/>
          <w:szCs w:val="24"/>
        </w:rPr>
        <w:t>Importante é o requisito sem o qual o sistema entra em funcionamento, mas de forma não satisfatória. Requisitos importantes devem ser implementados, mas, se não forem, o sistema poderá ser implantado e usado mesmo assim.</w:t>
      </w:r>
    </w:p>
    <w:p w14:paraId="3330C8F4" w14:textId="77777777" w:rsidR="003731C2" w:rsidRDefault="003731C2" w:rsidP="003731C2">
      <w:pPr>
        <w:ind w:firstLine="708"/>
      </w:pPr>
      <w:r w:rsidRPr="00CF1D98">
        <w:rPr>
          <w:rFonts w:ascii="Arial" w:hAnsi="Arial" w:cs="Arial"/>
          <w:sz w:val="24"/>
          <w:szCs w:val="24"/>
        </w:rPr>
        <w:t xml:space="preserve">Desejável é o requisito que não compromete as funcionalidades básicas do sistema, isto é, o sistema pode funcionar de forma satisfatória sem ele. Requisitos desejáveis podem ser deixados para versões posteriores do sistema, caso não haja tempo hábil para implementar na versão que está sendo especificada. </w:t>
      </w:r>
    </w:p>
    <w:p w14:paraId="33CACA60" w14:textId="7199FEEC" w:rsidR="003731C2" w:rsidRDefault="003731C2" w:rsidP="003731C2"/>
    <w:p w14:paraId="3BD58C1C" w14:textId="77777777" w:rsidR="003731C2" w:rsidRPr="003731C2" w:rsidRDefault="003731C2" w:rsidP="003731C2"/>
    <w:p w14:paraId="3815FCB7" w14:textId="3736076E" w:rsidR="0044366F" w:rsidRDefault="0044366F" w:rsidP="00C704F5">
      <w:pPr>
        <w:pStyle w:val="Ttulo1"/>
        <w:rPr>
          <w:rFonts w:ascii="Arial" w:eastAsiaTheme="minorHAnsi" w:hAnsi="Arial" w:cs="Arial"/>
          <w:b/>
          <w:color w:val="auto"/>
          <w:sz w:val="24"/>
          <w:szCs w:val="24"/>
        </w:rPr>
      </w:pPr>
      <w:bookmarkStart w:id="16" w:name="_Toc45263287"/>
      <w:r w:rsidRPr="00C704F5">
        <w:rPr>
          <w:rFonts w:ascii="Arial" w:eastAsiaTheme="minorHAnsi" w:hAnsi="Arial" w:cs="Arial"/>
          <w:b/>
          <w:color w:val="auto"/>
          <w:sz w:val="24"/>
          <w:szCs w:val="24"/>
        </w:rPr>
        <w:lastRenderedPageBreak/>
        <w:t>Requisitos Funcionais (Casos de Uso)</w:t>
      </w:r>
      <w:bookmarkEnd w:id="16"/>
      <w:r w:rsidR="00002988">
        <w:rPr>
          <w:rFonts w:ascii="Arial" w:eastAsiaTheme="minorHAnsi" w:hAnsi="Arial" w:cs="Arial"/>
          <w:b/>
          <w:color w:val="auto"/>
          <w:sz w:val="24"/>
          <w:szCs w:val="24"/>
        </w:rPr>
        <w:t xml:space="preserve">  </w:t>
      </w:r>
    </w:p>
    <w:p w14:paraId="147DBFDC" w14:textId="77777777" w:rsidR="00002988" w:rsidRPr="00002988" w:rsidRDefault="00002988" w:rsidP="00002988"/>
    <w:p w14:paraId="3E8CCB6D" w14:textId="77777777" w:rsidR="0044366F" w:rsidRPr="00C704F5" w:rsidRDefault="0044366F" w:rsidP="0044366F">
      <w:pPr>
        <w:pStyle w:val="Ttulo2"/>
        <w:numPr>
          <w:ilvl w:val="1"/>
          <w:numId w:val="2"/>
        </w:numPr>
        <w:spacing w:before="0" w:line="360" w:lineRule="auto"/>
        <w:rPr>
          <w:rFonts w:ascii="Arial" w:eastAsiaTheme="minorHAnsi" w:hAnsi="Arial" w:cs="Arial"/>
          <w:b w:val="0"/>
          <w:bCs w:val="0"/>
          <w:color w:val="auto"/>
          <w:sz w:val="24"/>
          <w:szCs w:val="24"/>
        </w:rPr>
      </w:pPr>
      <w:bookmarkStart w:id="17" w:name="_Toc45263288"/>
      <w:r w:rsidRPr="00C704F5">
        <w:rPr>
          <w:rFonts w:ascii="Arial" w:eastAsiaTheme="minorHAnsi" w:hAnsi="Arial" w:cs="Arial"/>
          <w:b w:val="0"/>
          <w:bCs w:val="0"/>
          <w:color w:val="auto"/>
          <w:sz w:val="24"/>
          <w:szCs w:val="24"/>
        </w:rPr>
        <w:t>[RF001] Cadastrar empresas.</w:t>
      </w:r>
      <w:bookmarkEnd w:id="17"/>
    </w:p>
    <w:p w14:paraId="3A64F15C" w14:textId="77777777" w:rsidR="0044366F" w:rsidRPr="00C704F5" w:rsidRDefault="0044366F" w:rsidP="0044366F">
      <w:pPr>
        <w:rPr>
          <w:rFonts w:ascii="Arial" w:hAnsi="Arial" w:cs="Arial"/>
          <w:sz w:val="24"/>
          <w:szCs w:val="24"/>
        </w:rPr>
      </w:pPr>
      <w:r w:rsidRPr="00C704F5">
        <w:rPr>
          <w:rFonts w:ascii="Arial" w:hAnsi="Arial" w:cs="Arial"/>
          <w:sz w:val="24"/>
          <w:szCs w:val="24"/>
        </w:rPr>
        <w:t>Prioridade: (x) Essencial (  ) Importante (  ) Desejável</w:t>
      </w:r>
    </w:p>
    <w:p w14:paraId="4D8C2B51" w14:textId="77777777" w:rsidR="0044366F" w:rsidRPr="00C704F5" w:rsidRDefault="0044366F" w:rsidP="0044366F">
      <w:pPr>
        <w:rPr>
          <w:rFonts w:ascii="Arial" w:hAnsi="Arial" w:cs="Arial"/>
          <w:sz w:val="24"/>
          <w:szCs w:val="24"/>
        </w:rPr>
      </w:pPr>
      <w:r w:rsidRPr="00C704F5">
        <w:rPr>
          <w:rFonts w:ascii="Arial" w:hAnsi="Arial" w:cs="Arial"/>
          <w:sz w:val="24"/>
          <w:szCs w:val="24"/>
        </w:rPr>
        <w:t>O sistema deve cadastrar no banco de dados as empresas que se cadastram.</w:t>
      </w:r>
    </w:p>
    <w:p w14:paraId="1566948D" w14:textId="77777777" w:rsidR="0044366F" w:rsidRPr="00C704F5" w:rsidRDefault="0044366F" w:rsidP="0044366F">
      <w:pPr>
        <w:rPr>
          <w:rFonts w:ascii="Arial" w:hAnsi="Arial" w:cs="Arial"/>
          <w:sz w:val="24"/>
          <w:szCs w:val="24"/>
        </w:rPr>
      </w:pPr>
    </w:p>
    <w:p w14:paraId="1B5D9BB3" w14:textId="77777777" w:rsidR="0044366F" w:rsidRPr="00C704F5" w:rsidRDefault="0044366F" w:rsidP="0044366F">
      <w:pPr>
        <w:pStyle w:val="Ttulo2"/>
        <w:numPr>
          <w:ilvl w:val="1"/>
          <w:numId w:val="2"/>
        </w:numPr>
        <w:spacing w:before="0" w:line="360" w:lineRule="auto"/>
        <w:rPr>
          <w:rFonts w:ascii="Arial" w:eastAsiaTheme="minorHAnsi" w:hAnsi="Arial" w:cs="Arial"/>
          <w:b w:val="0"/>
          <w:bCs w:val="0"/>
          <w:color w:val="auto"/>
          <w:sz w:val="24"/>
          <w:szCs w:val="24"/>
        </w:rPr>
      </w:pPr>
      <w:bookmarkStart w:id="18" w:name="_Toc45263289"/>
      <w:r w:rsidRPr="00C704F5">
        <w:rPr>
          <w:rFonts w:ascii="Arial" w:eastAsiaTheme="minorHAnsi" w:hAnsi="Arial" w:cs="Arial"/>
          <w:b w:val="0"/>
          <w:bCs w:val="0"/>
          <w:color w:val="auto"/>
          <w:sz w:val="24"/>
          <w:szCs w:val="24"/>
        </w:rPr>
        <w:t>[RF002] Efetuar  Login.</w:t>
      </w:r>
      <w:bookmarkEnd w:id="18"/>
    </w:p>
    <w:p w14:paraId="712AD786" w14:textId="77777777" w:rsidR="0044366F" w:rsidRPr="00C704F5" w:rsidRDefault="0044366F" w:rsidP="0044366F">
      <w:pPr>
        <w:rPr>
          <w:rFonts w:ascii="Arial" w:hAnsi="Arial" w:cs="Arial"/>
          <w:sz w:val="24"/>
          <w:szCs w:val="24"/>
        </w:rPr>
      </w:pPr>
      <w:r w:rsidRPr="00C704F5">
        <w:rPr>
          <w:rFonts w:ascii="Arial" w:hAnsi="Arial" w:cs="Arial"/>
          <w:sz w:val="24"/>
          <w:szCs w:val="24"/>
        </w:rPr>
        <w:t>Prioridade: (x) Essencial (  ) Importante (  ) Desejável</w:t>
      </w:r>
    </w:p>
    <w:p w14:paraId="41C29748" w14:textId="67FC12F8" w:rsidR="0044366F" w:rsidRDefault="003731C2" w:rsidP="0044366F">
      <w:pPr>
        <w:rPr>
          <w:rFonts w:ascii="Arial" w:hAnsi="Arial" w:cs="Arial"/>
          <w:sz w:val="24"/>
          <w:szCs w:val="24"/>
        </w:rPr>
      </w:pPr>
      <w:r>
        <w:rPr>
          <w:rFonts w:ascii="Arial" w:hAnsi="Arial" w:cs="Arial"/>
          <w:sz w:val="24"/>
          <w:szCs w:val="24"/>
        </w:rPr>
        <w:t>As empresas que já realizaram o seu cadastro apenas irão fazer o login para ter acesso ao site.</w:t>
      </w:r>
    </w:p>
    <w:p w14:paraId="4C70A037" w14:textId="77777777" w:rsidR="003731C2" w:rsidRPr="00C704F5" w:rsidRDefault="003731C2" w:rsidP="0044366F">
      <w:pPr>
        <w:rPr>
          <w:rFonts w:ascii="Arial" w:hAnsi="Arial" w:cs="Arial"/>
          <w:sz w:val="24"/>
          <w:szCs w:val="24"/>
        </w:rPr>
      </w:pPr>
    </w:p>
    <w:p w14:paraId="61328477" w14:textId="77777777" w:rsidR="0044366F" w:rsidRPr="00C704F5" w:rsidRDefault="0044366F" w:rsidP="0044366F">
      <w:pPr>
        <w:pStyle w:val="Ttulo2"/>
        <w:numPr>
          <w:ilvl w:val="1"/>
          <w:numId w:val="2"/>
        </w:numPr>
        <w:spacing w:before="0" w:line="360" w:lineRule="auto"/>
        <w:rPr>
          <w:rFonts w:ascii="Arial" w:eastAsiaTheme="minorHAnsi" w:hAnsi="Arial" w:cs="Arial"/>
          <w:b w:val="0"/>
          <w:bCs w:val="0"/>
          <w:color w:val="auto"/>
          <w:sz w:val="24"/>
          <w:szCs w:val="24"/>
        </w:rPr>
      </w:pPr>
      <w:r w:rsidRPr="00C704F5">
        <w:rPr>
          <w:rFonts w:ascii="Arial" w:eastAsiaTheme="minorHAnsi" w:hAnsi="Arial" w:cs="Arial"/>
          <w:b w:val="0"/>
          <w:bCs w:val="0"/>
          <w:color w:val="auto"/>
          <w:sz w:val="24"/>
          <w:szCs w:val="24"/>
        </w:rPr>
        <w:t xml:space="preserve"> </w:t>
      </w:r>
      <w:bookmarkStart w:id="19" w:name="_Toc45263290"/>
      <w:r w:rsidRPr="00C704F5">
        <w:rPr>
          <w:rFonts w:ascii="Arial" w:eastAsiaTheme="minorHAnsi" w:hAnsi="Arial" w:cs="Arial"/>
          <w:b w:val="0"/>
          <w:bCs w:val="0"/>
          <w:color w:val="auto"/>
          <w:sz w:val="24"/>
          <w:szCs w:val="24"/>
        </w:rPr>
        <w:t>[RF003] Listar empresas.</w:t>
      </w:r>
      <w:bookmarkEnd w:id="19"/>
    </w:p>
    <w:p w14:paraId="6A10A4DE" w14:textId="77777777" w:rsidR="0044366F" w:rsidRPr="00C704F5" w:rsidRDefault="0044366F" w:rsidP="0044366F">
      <w:pPr>
        <w:ind w:left="360" w:firstLine="348"/>
        <w:rPr>
          <w:rFonts w:ascii="Arial" w:hAnsi="Arial" w:cs="Arial"/>
          <w:sz w:val="24"/>
          <w:szCs w:val="24"/>
        </w:rPr>
      </w:pPr>
      <w:r w:rsidRPr="00C704F5">
        <w:rPr>
          <w:rFonts w:ascii="Arial" w:hAnsi="Arial" w:cs="Arial"/>
          <w:sz w:val="24"/>
          <w:szCs w:val="24"/>
        </w:rPr>
        <w:t>Prioridade: (x) Essencial (  ) Importante (  ) Desejável</w:t>
      </w:r>
    </w:p>
    <w:p w14:paraId="1B91B81C" w14:textId="77777777" w:rsidR="0044366F" w:rsidRPr="00C704F5" w:rsidRDefault="0044366F" w:rsidP="0044366F">
      <w:pPr>
        <w:rPr>
          <w:rFonts w:ascii="Arial" w:hAnsi="Arial" w:cs="Arial"/>
          <w:sz w:val="24"/>
          <w:szCs w:val="24"/>
        </w:rPr>
      </w:pPr>
    </w:p>
    <w:p w14:paraId="4050CD62" w14:textId="77777777" w:rsidR="0044366F" w:rsidRPr="00C704F5" w:rsidRDefault="0044366F" w:rsidP="0044366F">
      <w:pPr>
        <w:pStyle w:val="Ttulo2"/>
        <w:numPr>
          <w:ilvl w:val="1"/>
          <w:numId w:val="2"/>
        </w:numPr>
        <w:spacing w:before="0" w:line="360" w:lineRule="auto"/>
        <w:rPr>
          <w:rFonts w:ascii="Arial" w:eastAsiaTheme="minorHAnsi" w:hAnsi="Arial" w:cs="Arial"/>
          <w:b w:val="0"/>
          <w:bCs w:val="0"/>
          <w:color w:val="auto"/>
          <w:sz w:val="24"/>
          <w:szCs w:val="24"/>
        </w:rPr>
      </w:pPr>
      <w:bookmarkStart w:id="20" w:name="_Toc45263291"/>
      <w:r w:rsidRPr="00C704F5">
        <w:rPr>
          <w:rFonts w:ascii="Arial" w:eastAsiaTheme="minorHAnsi" w:hAnsi="Arial" w:cs="Arial"/>
          <w:b w:val="0"/>
          <w:bCs w:val="0"/>
          <w:color w:val="auto"/>
          <w:sz w:val="24"/>
          <w:szCs w:val="24"/>
        </w:rPr>
        <w:t>[RF004] Listar parceiros.</w:t>
      </w:r>
      <w:bookmarkEnd w:id="20"/>
    </w:p>
    <w:p w14:paraId="76E3FFD1" w14:textId="77777777" w:rsidR="0044366F" w:rsidRPr="00C704F5" w:rsidRDefault="0044366F" w:rsidP="0044366F">
      <w:pPr>
        <w:pStyle w:val="PargrafodaLista"/>
        <w:rPr>
          <w:rFonts w:ascii="Arial" w:hAnsi="Arial" w:cs="Arial"/>
          <w:sz w:val="24"/>
          <w:szCs w:val="24"/>
        </w:rPr>
      </w:pPr>
      <w:r w:rsidRPr="00C704F5">
        <w:rPr>
          <w:rFonts w:ascii="Arial" w:hAnsi="Arial" w:cs="Arial"/>
          <w:sz w:val="24"/>
          <w:szCs w:val="24"/>
        </w:rPr>
        <w:t>Prioridade: (x) Essencial (  ) Importante (  ) Desejável</w:t>
      </w:r>
    </w:p>
    <w:p w14:paraId="23D9DF40" w14:textId="77777777" w:rsidR="0044366F" w:rsidRPr="00C704F5" w:rsidRDefault="0044366F" w:rsidP="0044366F">
      <w:pPr>
        <w:rPr>
          <w:rFonts w:ascii="Arial" w:hAnsi="Arial" w:cs="Arial"/>
          <w:sz w:val="24"/>
          <w:szCs w:val="24"/>
        </w:rPr>
      </w:pPr>
    </w:p>
    <w:p w14:paraId="78566A7F" w14:textId="77777777" w:rsidR="0044366F" w:rsidRPr="00C704F5" w:rsidRDefault="0044366F" w:rsidP="0044366F">
      <w:pPr>
        <w:pStyle w:val="Ttulo2"/>
        <w:numPr>
          <w:ilvl w:val="1"/>
          <w:numId w:val="3"/>
        </w:numPr>
        <w:spacing w:before="0" w:line="360" w:lineRule="auto"/>
        <w:rPr>
          <w:rFonts w:ascii="Arial" w:eastAsiaTheme="minorHAnsi" w:hAnsi="Arial" w:cs="Arial"/>
          <w:b w:val="0"/>
          <w:bCs w:val="0"/>
          <w:color w:val="auto"/>
          <w:sz w:val="24"/>
          <w:szCs w:val="24"/>
        </w:rPr>
      </w:pPr>
      <w:bookmarkStart w:id="21" w:name="_Toc45263292"/>
      <w:r w:rsidRPr="00C704F5">
        <w:rPr>
          <w:rFonts w:ascii="Arial" w:eastAsiaTheme="minorHAnsi" w:hAnsi="Arial" w:cs="Arial"/>
          <w:b w:val="0"/>
          <w:bCs w:val="0"/>
          <w:color w:val="auto"/>
          <w:sz w:val="24"/>
          <w:szCs w:val="24"/>
        </w:rPr>
        <w:t>[RF005] Cancelar contrato.</w:t>
      </w:r>
      <w:bookmarkEnd w:id="21"/>
    </w:p>
    <w:p w14:paraId="26407895" w14:textId="77777777" w:rsidR="0044366F" w:rsidRPr="00C704F5" w:rsidRDefault="0044366F" w:rsidP="0044366F">
      <w:pPr>
        <w:rPr>
          <w:rFonts w:ascii="Arial" w:hAnsi="Arial" w:cs="Arial"/>
          <w:sz w:val="24"/>
          <w:szCs w:val="24"/>
        </w:rPr>
      </w:pPr>
      <w:r w:rsidRPr="00C704F5">
        <w:rPr>
          <w:rFonts w:ascii="Arial" w:hAnsi="Arial" w:cs="Arial"/>
          <w:sz w:val="24"/>
          <w:szCs w:val="24"/>
        </w:rPr>
        <w:t xml:space="preserve">           Prioridade: (  ) Essencial (x) Importante (  ) Desejável</w:t>
      </w:r>
    </w:p>
    <w:p w14:paraId="125EBC15" w14:textId="77777777" w:rsidR="0044366F" w:rsidRPr="00C704F5" w:rsidRDefault="0044366F" w:rsidP="0044366F">
      <w:pPr>
        <w:rPr>
          <w:rFonts w:ascii="Arial" w:hAnsi="Arial" w:cs="Arial"/>
          <w:sz w:val="24"/>
          <w:szCs w:val="24"/>
        </w:rPr>
      </w:pPr>
    </w:p>
    <w:p w14:paraId="57621DD6" w14:textId="77777777" w:rsidR="0044366F" w:rsidRPr="00C704F5" w:rsidRDefault="0044366F" w:rsidP="0044366F">
      <w:pPr>
        <w:pStyle w:val="Ttulo2"/>
        <w:numPr>
          <w:ilvl w:val="1"/>
          <w:numId w:val="4"/>
        </w:numPr>
        <w:spacing w:before="0" w:line="360" w:lineRule="auto"/>
        <w:rPr>
          <w:rFonts w:ascii="Arial" w:eastAsiaTheme="minorHAnsi" w:hAnsi="Arial" w:cs="Arial"/>
          <w:b w:val="0"/>
          <w:bCs w:val="0"/>
          <w:color w:val="auto"/>
          <w:sz w:val="24"/>
          <w:szCs w:val="24"/>
        </w:rPr>
      </w:pPr>
      <w:bookmarkStart w:id="22" w:name="_Toc45263293"/>
      <w:r w:rsidRPr="00C704F5">
        <w:rPr>
          <w:rFonts w:ascii="Arial" w:eastAsiaTheme="minorHAnsi" w:hAnsi="Arial" w:cs="Arial"/>
          <w:b w:val="0"/>
          <w:bCs w:val="0"/>
          <w:color w:val="auto"/>
          <w:sz w:val="24"/>
          <w:szCs w:val="24"/>
        </w:rPr>
        <w:t>[RF006] Editar perfil.</w:t>
      </w:r>
      <w:bookmarkEnd w:id="22"/>
    </w:p>
    <w:p w14:paraId="6A1F7B06" w14:textId="77777777" w:rsidR="0044366F" w:rsidRPr="00C704F5" w:rsidRDefault="0044366F" w:rsidP="0044366F">
      <w:pPr>
        <w:rPr>
          <w:rFonts w:ascii="Arial" w:hAnsi="Arial" w:cs="Arial"/>
          <w:sz w:val="24"/>
          <w:szCs w:val="24"/>
        </w:rPr>
      </w:pPr>
      <w:r w:rsidRPr="00C704F5">
        <w:rPr>
          <w:rFonts w:ascii="Arial" w:hAnsi="Arial" w:cs="Arial"/>
          <w:sz w:val="24"/>
          <w:szCs w:val="24"/>
        </w:rPr>
        <w:t xml:space="preserve">           Prioridade: (  ) Essencial (x) Importante (  ) Desejável</w:t>
      </w:r>
    </w:p>
    <w:p w14:paraId="54BF7EAE" w14:textId="77777777" w:rsidR="0044366F" w:rsidRPr="00C704F5" w:rsidRDefault="0044366F" w:rsidP="0044366F">
      <w:pPr>
        <w:rPr>
          <w:rFonts w:ascii="Arial" w:hAnsi="Arial" w:cs="Arial"/>
          <w:sz w:val="24"/>
          <w:szCs w:val="24"/>
        </w:rPr>
      </w:pPr>
    </w:p>
    <w:p w14:paraId="516BA975" w14:textId="77777777" w:rsidR="0044366F" w:rsidRPr="00C704F5" w:rsidRDefault="0044366F" w:rsidP="0044366F">
      <w:pPr>
        <w:pStyle w:val="Ttulo2"/>
        <w:numPr>
          <w:ilvl w:val="1"/>
          <w:numId w:val="4"/>
        </w:numPr>
        <w:spacing w:before="0" w:line="360" w:lineRule="auto"/>
        <w:rPr>
          <w:rFonts w:ascii="Arial" w:eastAsiaTheme="minorHAnsi" w:hAnsi="Arial" w:cs="Arial"/>
          <w:b w:val="0"/>
          <w:bCs w:val="0"/>
          <w:color w:val="auto"/>
          <w:sz w:val="24"/>
          <w:szCs w:val="24"/>
        </w:rPr>
      </w:pPr>
      <w:bookmarkStart w:id="23" w:name="_Toc45263294"/>
      <w:r w:rsidRPr="00C704F5">
        <w:rPr>
          <w:rFonts w:ascii="Arial" w:eastAsiaTheme="minorHAnsi" w:hAnsi="Arial" w:cs="Arial"/>
          <w:b w:val="0"/>
          <w:bCs w:val="0"/>
          <w:color w:val="auto"/>
          <w:sz w:val="24"/>
          <w:szCs w:val="24"/>
        </w:rPr>
        <w:t>[RF007] Buscar empresas</w:t>
      </w:r>
      <w:bookmarkEnd w:id="23"/>
    </w:p>
    <w:p w14:paraId="2A50DBF3" w14:textId="77777777" w:rsidR="0044366F" w:rsidRPr="00C704F5" w:rsidRDefault="0044366F" w:rsidP="0044366F">
      <w:pPr>
        <w:pStyle w:val="PargrafodaLista"/>
        <w:ind w:left="390"/>
        <w:rPr>
          <w:rFonts w:ascii="Arial" w:hAnsi="Arial" w:cs="Arial"/>
          <w:sz w:val="24"/>
          <w:szCs w:val="24"/>
        </w:rPr>
      </w:pPr>
      <w:r w:rsidRPr="00C704F5">
        <w:rPr>
          <w:rFonts w:ascii="Arial" w:hAnsi="Arial" w:cs="Arial"/>
          <w:sz w:val="24"/>
          <w:szCs w:val="24"/>
        </w:rPr>
        <w:t xml:space="preserve">     Prioridade: (  ) Essencial (  ) Importante (x) Desejável</w:t>
      </w:r>
    </w:p>
    <w:p w14:paraId="7B12C913" w14:textId="77777777" w:rsidR="0044366F" w:rsidRPr="00C704F5" w:rsidRDefault="0044366F" w:rsidP="0044366F">
      <w:pPr>
        <w:rPr>
          <w:rFonts w:ascii="Arial" w:hAnsi="Arial" w:cs="Arial"/>
          <w:sz w:val="24"/>
          <w:szCs w:val="24"/>
        </w:rPr>
      </w:pPr>
    </w:p>
    <w:p w14:paraId="1AB8C8E7" w14:textId="77777777" w:rsidR="0044366F" w:rsidRPr="00C704F5" w:rsidRDefault="0044366F" w:rsidP="0044366F">
      <w:pPr>
        <w:pStyle w:val="Ttulo2"/>
        <w:numPr>
          <w:ilvl w:val="1"/>
          <w:numId w:val="4"/>
        </w:numPr>
        <w:spacing w:before="0" w:line="360" w:lineRule="auto"/>
        <w:rPr>
          <w:rFonts w:ascii="Arial" w:eastAsiaTheme="minorHAnsi" w:hAnsi="Arial" w:cs="Arial"/>
          <w:b w:val="0"/>
          <w:bCs w:val="0"/>
          <w:color w:val="auto"/>
          <w:sz w:val="24"/>
          <w:szCs w:val="24"/>
        </w:rPr>
      </w:pPr>
      <w:bookmarkStart w:id="24" w:name="_Toc45263295"/>
      <w:r w:rsidRPr="00C704F5">
        <w:rPr>
          <w:rFonts w:ascii="Arial" w:eastAsiaTheme="minorHAnsi" w:hAnsi="Arial" w:cs="Arial"/>
          <w:b w:val="0"/>
          <w:bCs w:val="0"/>
          <w:color w:val="auto"/>
          <w:sz w:val="24"/>
          <w:szCs w:val="24"/>
        </w:rPr>
        <w:t>[RF008] Enviar mensagem.</w:t>
      </w:r>
      <w:bookmarkEnd w:id="24"/>
    </w:p>
    <w:p w14:paraId="3E000815" w14:textId="77777777" w:rsidR="0044366F" w:rsidRPr="00C704F5" w:rsidRDefault="0044366F" w:rsidP="0044366F">
      <w:pPr>
        <w:rPr>
          <w:rFonts w:ascii="Arial" w:hAnsi="Arial" w:cs="Arial"/>
          <w:sz w:val="24"/>
          <w:szCs w:val="24"/>
        </w:rPr>
      </w:pPr>
      <w:r w:rsidRPr="00C704F5">
        <w:rPr>
          <w:rFonts w:ascii="Arial" w:hAnsi="Arial" w:cs="Arial"/>
          <w:sz w:val="24"/>
          <w:szCs w:val="24"/>
        </w:rPr>
        <w:t xml:space="preserve">          Prioridade: ( ) Essencial (x) Importante (  ) Desejável</w:t>
      </w:r>
    </w:p>
    <w:p w14:paraId="2242D004" w14:textId="77777777" w:rsidR="0044366F" w:rsidRPr="00C704F5" w:rsidRDefault="0044366F" w:rsidP="0044366F">
      <w:pPr>
        <w:rPr>
          <w:rFonts w:ascii="Arial" w:hAnsi="Arial" w:cs="Arial"/>
          <w:sz w:val="24"/>
          <w:szCs w:val="24"/>
        </w:rPr>
      </w:pPr>
    </w:p>
    <w:p w14:paraId="783300BE" w14:textId="77777777" w:rsidR="0044366F" w:rsidRPr="00C704F5" w:rsidRDefault="0044366F" w:rsidP="0044366F">
      <w:pPr>
        <w:pStyle w:val="Ttulo2"/>
        <w:numPr>
          <w:ilvl w:val="1"/>
          <w:numId w:val="4"/>
        </w:numPr>
        <w:spacing w:before="0" w:line="360" w:lineRule="auto"/>
        <w:rPr>
          <w:rFonts w:ascii="Arial" w:eastAsiaTheme="minorHAnsi" w:hAnsi="Arial" w:cs="Arial"/>
          <w:b w:val="0"/>
          <w:bCs w:val="0"/>
          <w:color w:val="auto"/>
          <w:sz w:val="24"/>
          <w:szCs w:val="24"/>
        </w:rPr>
      </w:pPr>
      <w:bookmarkStart w:id="25" w:name="_Toc45263296"/>
      <w:r w:rsidRPr="00C704F5">
        <w:rPr>
          <w:rFonts w:ascii="Arial" w:eastAsiaTheme="minorHAnsi" w:hAnsi="Arial" w:cs="Arial"/>
          <w:b w:val="0"/>
          <w:bCs w:val="0"/>
          <w:color w:val="auto"/>
          <w:sz w:val="24"/>
          <w:szCs w:val="24"/>
        </w:rPr>
        <w:t>[RF009] Listar demandas.</w:t>
      </w:r>
      <w:bookmarkEnd w:id="25"/>
    </w:p>
    <w:p w14:paraId="57B06A50" w14:textId="77777777" w:rsidR="0044366F" w:rsidRPr="00C704F5" w:rsidRDefault="0044366F" w:rsidP="0044366F">
      <w:pPr>
        <w:rPr>
          <w:rFonts w:ascii="Arial" w:hAnsi="Arial" w:cs="Arial"/>
          <w:sz w:val="24"/>
          <w:szCs w:val="24"/>
        </w:rPr>
      </w:pPr>
      <w:r w:rsidRPr="00C704F5">
        <w:rPr>
          <w:rFonts w:ascii="Arial" w:hAnsi="Arial" w:cs="Arial"/>
          <w:sz w:val="24"/>
          <w:szCs w:val="24"/>
        </w:rPr>
        <w:t xml:space="preserve">          Prioridade: (x) Essencial (  ) Importante (  ) Desejável</w:t>
      </w:r>
    </w:p>
    <w:p w14:paraId="25EB717B" w14:textId="77777777" w:rsidR="0044366F" w:rsidRPr="00C704F5" w:rsidRDefault="0044366F" w:rsidP="0044366F">
      <w:pPr>
        <w:rPr>
          <w:rFonts w:ascii="Arial" w:hAnsi="Arial" w:cs="Arial"/>
          <w:sz w:val="24"/>
          <w:szCs w:val="24"/>
        </w:rPr>
      </w:pPr>
    </w:p>
    <w:p w14:paraId="546D3D2C" w14:textId="77777777" w:rsidR="0044366F" w:rsidRPr="00C704F5" w:rsidRDefault="0044366F" w:rsidP="0044366F">
      <w:pPr>
        <w:pStyle w:val="Ttulo2"/>
        <w:numPr>
          <w:ilvl w:val="1"/>
          <w:numId w:val="4"/>
        </w:numPr>
        <w:spacing w:before="0" w:line="360" w:lineRule="auto"/>
        <w:rPr>
          <w:rFonts w:ascii="Arial" w:eastAsiaTheme="minorHAnsi" w:hAnsi="Arial" w:cs="Arial"/>
          <w:b w:val="0"/>
          <w:bCs w:val="0"/>
          <w:color w:val="auto"/>
          <w:sz w:val="24"/>
          <w:szCs w:val="24"/>
        </w:rPr>
      </w:pPr>
      <w:bookmarkStart w:id="26" w:name="_Toc45263297"/>
      <w:r w:rsidRPr="00C704F5">
        <w:rPr>
          <w:rFonts w:ascii="Arial" w:eastAsiaTheme="minorHAnsi" w:hAnsi="Arial" w:cs="Arial"/>
          <w:b w:val="0"/>
          <w:bCs w:val="0"/>
          <w:color w:val="auto"/>
          <w:sz w:val="24"/>
          <w:szCs w:val="24"/>
        </w:rPr>
        <w:lastRenderedPageBreak/>
        <w:t>[RF010] Cadastrar produtos.</w:t>
      </w:r>
      <w:bookmarkEnd w:id="26"/>
    </w:p>
    <w:p w14:paraId="7DD09161" w14:textId="77777777" w:rsidR="0044366F" w:rsidRPr="00C704F5" w:rsidRDefault="0044366F" w:rsidP="0044366F">
      <w:pPr>
        <w:rPr>
          <w:rFonts w:ascii="Arial" w:hAnsi="Arial" w:cs="Arial"/>
          <w:sz w:val="24"/>
          <w:szCs w:val="24"/>
        </w:rPr>
      </w:pPr>
      <w:r w:rsidRPr="00C704F5">
        <w:rPr>
          <w:rFonts w:ascii="Arial" w:hAnsi="Arial" w:cs="Arial"/>
          <w:sz w:val="24"/>
          <w:szCs w:val="24"/>
        </w:rPr>
        <w:t xml:space="preserve">         Prioridade: (x) Essencial (  ) Importante (  ) Desejável</w:t>
      </w:r>
    </w:p>
    <w:p w14:paraId="4566329F" w14:textId="77777777" w:rsidR="0044366F" w:rsidRPr="00C704F5" w:rsidRDefault="0044366F" w:rsidP="0044366F">
      <w:pPr>
        <w:rPr>
          <w:rFonts w:ascii="Arial" w:hAnsi="Arial" w:cs="Arial"/>
          <w:sz w:val="24"/>
          <w:szCs w:val="24"/>
        </w:rPr>
      </w:pPr>
    </w:p>
    <w:p w14:paraId="7CB0C551" w14:textId="77777777" w:rsidR="0044366F" w:rsidRPr="00C704F5" w:rsidRDefault="0044366F" w:rsidP="0044366F">
      <w:pPr>
        <w:pStyle w:val="Ttulo2"/>
        <w:numPr>
          <w:ilvl w:val="1"/>
          <w:numId w:val="4"/>
        </w:numPr>
        <w:spacing w:before="0" w:line="360" w:lineRule="auto"/>
        <w:rPr>
          <w:rFonts w:ascii="Arial" w:eastAsiaTheme="minorHAnsi" w:hAnsi="Arial" w:cs="Arial"/>
          <w:b w:val="0"/>
          <w:bCs w:val="0"/>
          <w:color w:val="auto"/>
          <w:sz w:val="24"/>
          <w:szCs w:val="24"/>
        </w:rPr>
      </w:pPr>
      <w:bookmarkStart w:id="27" w:name="_Toc45263298"/>
      <w:r w:rsidRPr="00C704F5">
        <w:rPr>
          <w:rFonts w:ascii="Arial" w:eastAsiaTheme="minorHAnsi" w:hAnsi="Arial" w:cs="Arial"/>
          <w:b w:val="0"/>
          <w:bCs w:val="0"/>
          <w:color w:val="auto"/>
          <w:sz w:val="24"/>
          <w:szCs w:val="24"/>
        </w:rPr>
        <w:t>[RF011] Editar produtos.</w:t>
      </w:r>
      <w:bookmarkEnd w:id="27"/>
    </w:p>
    <w:p w14:paraId="248EA02D" w14:textId="77777777" w:rsidR="0044366F" w:rsidRPr="00C704F5" w:rsidRDefault="0044366F" w:rsidP="0044366F">
      <w:pPr>
        <w:rPr>
          <w:rFonts w:ascii="Arial" w:hAnsi="Arial" w:cs="Arial"/>
          <w:sz w:val="24"/>
          <w:szCs w:val="24"/>
        </w:rPr>
      </w:pPr>
      <w:r w:rsidRPr="00C704F5">
        <w:rPr>
          <w:rFonts w:ascii="Arial" w:hAnsi="Arial" w:cs="Arial"/>
          <w:sz w:val="24"/>
          <w:szCs w:val="24"/>
        </w:rPr>
        <w:t xml:space="preserve">          Prioridade: ( ) Essencial (x) Importante (  ) Desejável</w:t>
      </w:r>
    </w:p>
    <w:p w14:paraId="0EA3999F" w14:textId="77777777" w:rsidR="0044366F" w:rsidRPr="00C704F5" w:rsidRDefault="0044366F" w:rsidP="0044366F">
      <w:pPr>
        <w:rPr>
          <w:rFonts w:ascii="Arial" w:hAnsi="Arial" w:cs="Arial"/>
          <w:sz w:val="24"/>
          <w:szCs w:val="24"/>
        </w:rPr>
      </w:pPr>
    </w:p>
    <w:p w14:paraId="35490FE0" w14:textId="77777777" w:rsidR="0044366F" w:rsidRPr="00C704F5" w:rsidRDefault="0044366F" w:rsidP="0044366F">
      <w:pPr>
        <w:pStyle w:val="Ttulo2"/>
        <w:numPr>
          <w:ilvl w:val="1"/>
          <w:numId w:val="4"/>
        </w:numPr>
        <w:spacing w:before="0" w:line="360" w:lineRule="auto"/>
        <w:rPr>
          <w:rFonts w:ascii="Arial" w:eastAsiaTheme="minorHAnsi" w:hAnsi="Arial" w:cs="Arial"/>
          <w:b w:val="0"/>
          <w:bCs w:val="0"/>
          <w:color w:val="auto"/>
          <w:sz w:val="24"/>
          <w:szCs w:val="24"/>
        </w:rPr>
      </w:pPr>
      <w:bookmarkStart w:id="28" w:name="_Toc45263299"/>
      <w:r w:rsidRPr="00C704F5">
        <w:rPr>
          <w:rFonts w:ascii="Arial" w:eastAsiaTheme="minorHAnsi" w:hAnsi="Arial" w:cs="Arial"/>
          <w:b w:val="0"/>
          <w:bCs w:val="0"/>
          <w:color w:val="auto"/>
          <w:sz w:val="24"/>
          <w:szCs w:val="24"/>
        </w:rPr>
        <w:t>[RF012] Deletar produtos .</w:t>
      </w:r>
      <w:bookmarkEnd w:id="28"/>
    </w:p>
    <w:p w14:paraId="4EF2D72C" w14:textId="77777777" w:rsidR="0044366F" w:rsidRPr="00C704F5" w:rsidRDefault="0044366F" w:rsidP="0044366F">
      <w:pPr>
        <w:rPr>
          <w:rFonts w:ascii="Arial" w:hAnsi="Arial" w:cs="Arial"/>
          <w:sz w:val="24"/>
          <w:szCs w:val="24"/>
        </w:rPr>
      </w:pPr>
      <w:r w:rsidRPr="00C704F5">
        <w:rPr>
          <w:rFonts w:ascii="Arial" w:hAnsi="Arial" w:cs="Arial"/>
          <w:sz w:val="24"/>
          <w:szCs w:val="24"/>
        </w:rPr>
        <w:t xml:space="preserve">         Prioridade: ( ) Essencial (x) Importante (  ) Desejável</w:t>
      </w:r>
    </w:p>
    <w:p w14:paraId="553581CF" w14:textId="77777777" w:rsidR="0044366F" w:rsidRPr="00C704F5" w:rsidRDefault="0044366F" w:rsidP="0044366F">
      <w:pPr>
        <w:rPr>
          <w:rFonts w:ascii="Arial" w:hAnsi="Arial" w:cs="Arial"/>
          <w:sz w:val="24"/>
          <w:szCs w:val="24"/>
        </w:rPr>
      </w:pPr>
    </w:p>
    <w:p w14:paraId="00C1BF57" w14:textId="77777777" w:rsidR="0044366F" w:rsidRPr="00C704F5" w:rsidRDefault="0044366F" w:rsidP="0044366F">
      <w:pPr>
        <w:pStyle w:val="Ttulo2"/>
        <w:numPr>
          <w:ilvl w:val="1"/>
          <w:numId w:val="4"/>
        </w:numPr>
        <w:spacing w:before="0" w:line="360" w:lineRule="auto"/>
        <w:rPr>
          <w:rFonts w:ascii="Arial" w:eastAsiaTheme="minorHAnsi" w:hAnsi="Arial" w:cs="Arial"/>
          <w:b w:val="0"/>
          <w:bCs w:val="0"/>
          <w:color w:val="auto"/>
          <w:sz w:val="24"/>
          <w:szCs w:val="24"/>
        </w:rPr>
      </w:pPr>
      <w:bookmarkStart w:id="29" w:name="_Toc45263300"/>
      <w:r w:rsidRPr="00C704F5">
        <w:rPr>
          <w:rFonts w:ascii="Arial" w:eastAsiaTheme="minorHAnsi" w:hAnsi="Arial" w:cs="Arial"/>
          <w:b w:val="0"/>
          <w:bCs w:val="0"/>
          <w:color w:val="auto"/>
          <w:sz w:val="24"/>
          <w:szCs w:val="24"/>
        </w:rPr>
        <w:t>[RF013] Enviar contrato.</w:t>
      </w:r>
      <w:bookmarkEnd w:id="29"/>
    </w:p>
    <w:p w14:paraId="23D6179E" w14:textId="73F7EC11" w:rsidR="0044366F" w:rsidRDefault="0044366F" w:rsidP="0044366F">
      <w:pPr>
        <w:rPr>
          <w:rFonts w:ascii="Arial" w:hAnsi="Arial" w:cs="Arial"/>
          <w:sz w:val="24"/>
          <w:szCs w:val="24"/>
        </w:rPr>
      </w:pPr>
      <w:r w:rsidRPr="00C704F5">
        <w:rPr>
          <w:rFonts w:ascii="Arial" w:hAnsi="Arial" w:cs="Arial"/>
          <w:sz w:val="24"/>
          <w:szCs w:val="24"/>
        </w:rPr>
        <w:t xml:space="preserve">        Prioridade: (x) Essencial (  ) Importante (  ) Desejável</w:t>
      </w:r>
    </w:p>
    <w:p w14:paraId="09284995" w14:textId="699B80EA" w:rsidR="00002988" w:rsidRDefault="00002988" w:rsidP="0044366F">
      <w:pPr>
        <w:rPr>
          <w:rFonts w:ascii="Arial" w:hAnsi="Arial" w:cs="Arial"/>
          <w:sz w:val="24"/>
          <w:szCs w:val="24"/>
        </w:rPr>
      </w:pPr>
    </w:p>
    <w:p w14:paraId="0DAD7C29" w14:textId="5380DAA1" w:rsidR="00002988" w:rsidRDefault="00002988" w:rsidP="0044366F">
      <w:pPr>
        <w:rPr>
          <w:rFonts w:ascii="Arial" w:hAnsi="Arial" w:cs="Arial"/>
          <w:sz w:val="24"/>
          <w:szCs w:val="24"/>
        </w:rPr>
      </w:pPr>
    </w:p>
    <w:p w14:paraId="6349B8FD" w14:textId="77777777" w:rsidR="00002988" w:rsidRPr="00002988" w:rsidRDefault="00002988" w:rsidP="00002988">
      <w:pPr>
        <w:rPr>
          <w:rFonts w:ascii="Arial" w:hAnsi="Arial" w:cs="Arial"/>
          <w:b/>
          <w:sz w:val="24"/>
          <w:szCs w:val="24"/>
        </w:rPr>
      </w:pPr>
      <w:r w:rsidRPr="00002988">
        <w:rPr>
          <w:rFonts w:ascii="Arial" w:hAnsi="Arial" w:cs="Arial"/>
          <w:b/>
          <w:sz w:val="24"/>
          <w:szCs w:val="24"/>
        </w:rPr>
        <w:t>Requisitos Não Funcionais</w:t>
      </w:r>
    </w:p>
    <w:p w14:paraId="1E4AAE8F" w14:textId="31E056AA" w:rsidR="00002988" w:rsidRPr="00002988" w:rsidRDefault="00002988" w:rsidP="00002988">
      <w:pPr>
        <w:rPr>
          <w:rFonts w:ascii="Arial" w:hAnsi="Arial" w:cs="Arial"/>
          <w:sz w:val="24"/>
          <w:szCs w:val="24"/>
        </w:rPr>
      </w:pPr>
      <w:r w:rsidRPr="00002988">
        <w:rPr>
          <w:rFonts w:ascii="Arial" w:hAnsi="Arial" w:cs="Arial"/>
          <w:sz w:val="24"/>
          <w:szCs w:val="24"/>
        </w:rPr>
        <w:t>[RNF01] Linguagens de Programação</w:t>
      </w:r>
    </w:p>
    <w:p w14:paraId="321765F6" w14:textId="77777777" w:rsidR="00002988" w:rsidRPr="00002988" w:rsidRDefault="00002988" w:rsidP="00002988">
      <w:pPr>
        <w:ind w:left="708"/>
        <w:rPr>
          <w:rFonts w:ascii="Arial" w:hAnsi="Arial" w:cs="Arial"/>
          <w:sz w:val="24"/>
          <w:szCs w:val="24"/>
        </w:rPr>
      </w:pPr>
      <w:r w:rsidRPr="00002988">
        <w:rPr>
          <w:rFonts w:ascii="Arial" w:hAnsi="Arial" w:cs="Arial"/>
          <w:sz w:val="24"/>
          <w:szCs w:val="24"/>
        </w:rPr>
        <w:t>As linguagens de programação utilizadas no desenvolvimento deste projeto são: Back-End Java (JSP), Front-End HTML, CSS, JavaScript, Mobile: Java (Android Studio).</w:t>
      </w:r>
    </w:p>
    <w:p w14:paraId="46AF692E" w14:textId="77777777" w:rsidR="00002988" w:rsidRPr="00002988" w:rsidRDefault="00002988" w:rsidP="00002988">
      <w:pPr>
        <w:rPr>
          <w:rFonts w:ascii="Arial" w:hAnsi="Arial" w:cs="Arial"/>
          <w:sz w:val="24"/>
          <w:szCs w:val="24"/>
        </w:rPr>
      </w:pPr>
      <w:r w:rsidRPr="00002988">
        <w:rPr>
          <w:rFonts w:ascii="Arial" w:hAnsi="Arial" w:cs="Arial"/>
          <w:sz w:val="24"/>
          <w:szCs w:val="24"/>
        </w:rPr>
        <w:t>[RN002] Servidores</w:t>
      </w:r>
    </w:p>
    <w:p w14:paraId="5262E93E" w14:textId="77777777" w:rsidR="00002988" w:rsidRPr="00002988" w:rsidRDefault="00002988" w:rsidP="00ED0A21">
      <w:pPr>
        <w:ind w:firstLine="708"/>
        <w:rPr>
          <w:rFonts w:ascii="Arial" w:hAnsi="Arial" w:cs="Arial"/>
          <w:sz w:val="24"/>
          <w:szCs w:val="24"/>
        </w:rPr>
      </w:pPr>
      <w:r w:rsidRPr="00002988">
        <w:rPr>
          <w:rFonts w:ascii="Arial" w:hAnsi="Arial" w:cs="Arial"/>
          <w:sz w:val="24"/>
          <w:szCs w:val="24"/>
        </w:rPr>
        <w:t>Os servidores utilizados neste projeto são: Apache-tomcat-8.5.24.</w:t>
      </w:r>
    </w:p>
    <w:p w14:paraId="11503300" w14:textId="4CC138AD" w:rsidR="00002988" w:rsidRDefault="00002988" w:rsidP="0044366F">
      <w:pPr>
        <w:rPr>
          <w:rFonts w:ascii="Arial" w:hAnsi="Arial" w:cs="Arial"/>
          <w:sz w:val="24"/>
          <w:szCs w:val="24"/>
        </w:rPr>
      </w:pPr>
    </w:p>
    <w:p w14:paraId="2BA82F19" w14:textId="6E239B49" w:rsidR="00002988" w:rsidRDefault="00002988" w:rsidP="0044366F">
      <w:pPr>
        <w:rPr>
          <w:rFonts w:ascii="Arial" w:hAnsi="Arial" w:cs="Arial"/>
          <w:sz w:val="24"/>
          <w:szCs w:val="24"/>
        </w:rPr>
      </w:pPr>
    </w:p>
    <w:p w14:paraId="67092B1D" w14:textId="65C7F171" w:rsidR="00002988" w:rsidRDefault="00002988" w:rsidP="0044366F">
      <w:pPr>
        <w:rPr>
          <w:rFonts w:ascii="Arial" w:hAnsi="Arial" w:cs="Arial"/>
          <w:sz w:val="24"/>
          <w:szCs w:val="24"/>
        </w:rPr>
      </w:pPr>
    </w:p>
    <w:p w14:paraId="42866A32" w14:textId="39A4DA74" w:rsidR="00002988" w:rsidRDefault="00002988" w:rsidP="0044366F">
      <w:pPr>
        <w:rPr>
          <w:rFonts w:ascii="Arial" w:hAnsi="Arial" w:cs="Arial"/>
          <w:sz w:val="24"/>
          <w:szCs w:val="24"/>
        </w:rPr>
      </w:pPr>
    </w:p>
    <w:p w14:paraId="045D6943" w14:textId="0E9BF002" w:rsidR="00002988" w:rsidRDefault="00002988" w:rsidP="0044366F">
      <w:pPr>
        <w:rPr>
          <w:rFonts w:ascii="Arial" w:hAnsi="Arial" w:cs="Arial"/>
          <w:sz w:val="24"/>
          <w:szCs w:val="24"/>
        </w:rPr>
      </w:pPr>
    </w:p>
    <w:p w14:paraId="0F5326D7" w14:textId="0405BCBB" w:rsidR="00002988" w:rsidRDefault="00002988" w:rsidP="0044366F">
      <w:pPr>
        <w:rPr>
          <w:rFonts w:ascii="Arial" w:hAnsi="Arial" w:cs="Arial"/>
          <w:sz w:val="24"/>
          <w:szCs w:val="24"/>
        </w:rPr>
      </w:pPr>
    </w:p>
    <w:p w14:paraId="6B26155E" w14:textId="2F0EA345" w:rsidR="00002988" w:rsidRDefault="00002988" w:rsidP="0044366F">
      <w:pPr>
        <w:rPr>
          <w:rFonts w:ascii="Arial" w:hAnsi="Arial" w:cs="Arial"/>
          <w:sz w:val="24"/>
          <w:szCs w:val="24"/>
        </w:rPr>
      </w:pPr>
    </w:p>
    <w:p w14:paraId="5F9A6C1A" w14:textId="4231F9B6" w:rsidR="00002988" w:rsidRDefault="00002988" w:rsidP="0044366F">
      <w:pPr>
        <w:rPr>
          <w:rFonts w:ascii="Arial" w:hAnsi="Arial" w:cs="Arial"/>
          <w:sz w:val="24"/>
          <w:szCs w:val="24"/>
        </w:rPr>
      </w:pPr>
    </w:p>
    <w:p w14:paraId="124593E9" w14:textId="12480E7D" w:rsidR="00002988" w:rsidRDefault="00002988" w:rsidP="0044366F">
      <w:pPr>
        <w:rPr>
          <w:rFonts w:ascii="Arial" w:hAnsi="Arial" w:cs="Arial"/>
          <w:sz w:val="24"/>
          <w:szCs w:val="24"/>
        </w:rPr>
      </w:pPr>
    </w:p>
    <w:p w14:paraId="1F4754B1" w14:textId="77777777" w:rsidR="00050AD2" w:rsidRDefault="00050AD2" w:rsidP="0044366F">
      <w:pPr>
        <w:rPr>
          <w:rFonts w:ascii="Arial" w:hAnsi="Arial" w:cs="Arial"/>
          <w:sz w:val="24"/>
          <w:szCs w:val="24"/>
        </w:rPr>
      </w:pPr>
    </w:p>
    <w:p w14:paraId="2EF96C10" w14:textId="77777777" w:rsidR="00050AD2" w:rsidRDefault="00050AD2" w:rsidP="0044366F">
      <w:pPr>
        <w:rPr>
          <w:rFonts w:ascii="Arial" w:hAnsi="Arial" w:cs="Arial"/>
          <w:sz w:val="24"/>
          <w:szCs w:val="24"/>
        </w:rPr>
      </w:pPr>
    </w:p>
    <w:p w14:paraId="493799E8" w14:textId="77777777" w:rsidR="00050AD2" w:rsidRDefault="00050AD2" w:rsidP="0044366F">
      <w:pPr>
        <w:rPr>
          <w:rFonts w:ascii="Arial" w:hAnsi="Arial" w:cs="Arial"/>
          <w:sz w:val="24"/>
          <w:szCs w:val="24"/>
        </w:rPr>
      </w:pPr>
    </w:p>
    <w:p w14:paraId="4CC51935" w14:textId="31B35E5B" w:rsidR="0044366F" w:rsidRPr="00ED0A21" w:rsidRDefault="0044366F" w:rsidP="0044366F">
      <w:pPr>
        <w:rPr>
          <w:rFonts w:ascii="Arial" w:hAnsi="Arial" w:cs="Arial"/>
          <w:b/>
          <w:sz w:val="24"/>
          <w:szCs w:val="24"/>
        </w:rPr>
      </w:pPr>
      <w:r w:rsidRPr="00ED0A21">
        <w:rPr>
          <w:rFonts w:ascii="Arial" w:hAnsi="Arial" w:cs="Arial"/>
          <w:b/>
          <w:sz w:val="24"/>
          <w:szCs w:val="24"/>
        </w:rPr>
        <w:lastRenderedPageBreak/>
        <w:t>Imagem do sistema:</w:t>
      </w:r>
    </w:p>
    <w:p w14:paraId="3FF606BD" w14:textId="1B2290BF" w:rsidR="00476EBE" w:rsidRPr="00476EBE" w:rsidRDefault="00476EBE" w:rsidP="0044366F">
      <w:pPr>
        <w:rPr>
          <w:b/>
        </w:rPr>
      </w:pPr>
    </w:p>
    <w:p w14:paraId="7B686E32" w14:textId="16F7074D" w:rsidR="0044366F" w:rsidRDefault="00476EBE" w:rsidP="0044366F">
      <w:r>
        <w:rPr>
          <w:noProof/>
          <w:lang w:eastAsia="pt-BR"/>
        </w:rPr>
        <w:drawing>
          <wp:inline distT="0" distB="0" distL="0" distR="0" wp14:anchorId="197F07D1" wp14:editId="204BCCA8">
            <wp:extent cx="5400040" cy="3728720"/>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728720"/>
                    </a:xfrm>
                    <a:prstGeom prst="rect">
                      <a:avLst/>
                    </a:prstGeom>
                    <a:noFill/>
                    <a:ln>
                      <a:noFill/>
                    </a:ln>
                  </pic:spPr>
                </pic:pic>
              </a:graphicData>
            </a:graphic>
          </wp:inline>
        </w:drawing>
      </w:r>
    </w:p>
    <w:p w14:paraId="1CA4602F" w14:textId="77777777" w:rsidR="00C63A81" w:rsidRPr="00141EC4" w:rsidRDefault="00C63A81" w:rsidP="007506E1">
      <w:pPr>
        <w:pStyle w:val="Ttulo1"/>
        <w:rPr>
          <w:rFonts w:eastAsia="Arial"/>
          <w:b/>
          <w:color w:val="auto"/>
          <w:lang w:eastAsia="pt-BR"/>
        </w:rPr>
      </w:pPr>
    </w:p>
    <w:p w14:paraId="690ABDB8" w14:textId="77777777" w:rsidR="00C63A81" w:rsidRDefault="00C63A81" w:rsidP="00C65971">
      <w:pPr>
        <w:rPr>
          <w:rFonts w:ascii="Arial" w:eastAsia="Arial" w:hAnsi="Arial" w:cs="Arial"/>
          <w:color w:val="000000"/>
          <w:lang w:eastAsia="pt-BR"/>
        </w:rPr>
      </w:pPr>
    </w:p>
    <w:p w14:paraId="5C1D2318" w14:textId="77777777" w:rsidR="00C63A81" w:rsidRDefault="00C63A81" w:rsidP="00C65971">
      <w:pPr>
        <w:rPr>
          <w:rFonts w:ascii="Arial" w:eastAsia="Arial" w:hAnsi="Arial" w:cs="Arial"/>
          <w:color w:val="000000"/>
          <w:lang w:eastAsia="pt-BR"/>
        </w:rPr>
      </w:pPr>
    </w:p>
    <w:p w14:paraId="64D83518" w14:textId="77777777" w:rsidR="00C63A81" w:rsidRDefault="00C63A81" w:rsidP="00C65971">
      <w:pPr>
        <w:rPr>
          <w:rFonts w:ascii="Arial" w:eastAsia="Arial" w:hAnsi="Arial" w:cs="Arial"/>
          <w:color w:val="000000"/>
          <w:lang w:eastAsia="pt-BR"/>
        </w:rPr>
      </w:pPr>
    </w:p>
    <w:p w14:paraId="5579D0B4" w14:textId="77777777" w:rsidR="00C63A81" w:rsidRDefault="00C63A81" w:rsidP="00C65971">
      <w:pPr>
        <w:rPr>
          <w:rFonts w:ascii="Arial" w:eastAsia="Arial" w:hAnsi="Arial" w:cs="Arial"/>
          <w:color w:val="000000"/>
          <w:lang w:eastAsia="pt-BR"/>
        </w:rPr>
      </w:pPr>
    </w:p>
    <w:p w14:paraId="3D487450" w14:textId="77777777" w:rsidR="00C63A81" w:rsidRDefault="00C63A81" w:rsidP="00C65971">
      <w:pPr>
        <w:rPr>
          <w:rFonts w:ascii="Arial" w:eastAsia="Arial" w:hAnsi="Arial" w:cs="Arial"/>
          <w:color w:val="000000"/>
          <w:lang w:eastAsia="pt-BR"/>
        </w:rPr>
      </w:pPr>
    </w:p>
    <w:p w14:paraId="1FA3029F" w14:textId="77777777" w:rsidR="00C63A81" w:rsidRDefault="00C63A81" w:rsidP="00C65971">
      <w:pPr>
        <w:rPr>
          <w:rFonts w:ascii="Arial" w:eastAsia="Arial" w:hAnsi="Arial" w:cs="Arial"/>
          <w:color w:val="000000"/>
          <w:lang w:eastAsia="pt-BR"/>
        </w:rPr>
      </w:pPr>
    </w:p>
    <w:p w14:paraId="4BA85445" w14:textId="77777777" w:rsidR="00C63A81" w:rsidRDefault="00C63A81" w:rsidP="00C65971">
      <w:pPr>
        <w:rPr>
          <w:rFonts w:ascii="Arial" w:eastAsia="Arial" w:hAnsi="Arial" w:cs="Arial"/>
          <w:color w:val="000000"/>
          <w:lang w:eastAsia="pt-BR"/>
        </w:rPr>
      </w:pPr>
    </w:p>
    <w:p w14:paraId="13B5B1FC" w14:textId="77777777" w:rsidR="00C63A81" w:rsidRDefault="00C63A81" w:rsidP="00C65971">
      <w:pPr>
        <w:rPr>
          <w:rFonts w:ascii="Arial" w:eastAsia="Arial" w:hAnsi="Arial" w:cs="Arial"/>
          <w:color w:val="000000"/>
          <w:lang w:eastAsia="pt-BR"/>
        </w:rPr>
      </w:pPr>
    </w:p>
    <w:p w14:paraId="3C79DEFF" w14:textId="77777777" w:rsidR="00C63A81" w:rsidRDefault="00C63A81" w:rsidP="00C65971">
      <w:pPr>
        <w:rPr>
          <w:rFonts w:ascii="Arial" w:eastAsia="Arial" w:hAnsi="Arial" w:cs="Arial"/>
          <w:color w:val="000000"/>
          <w:lang w:eastAsia="pt-BR"/>
        </w:rPr>
      </w:pPr>
    </w:p>
    <w:p w14:paraId="2A6CBD4C" w14:textId="77777777" w:rsidR="00C63A81" w:rsidRDefault="00C63A81" w:rsidP="00C65971">
      <w:pPr>
        <w:rPr>
          <w:rFonts w:ascii="Arial" w:eastAsia="Arial" w:hAnsi="Arial" w:cs="Arial"/>
          <w:color w:val="000000"/>
          <w:lang w:eastAsia="pt-BR"/>
        </w:rPr>
      </w:pPr>
    </w:p>
    <w:p w14:paraId="28A6CC3A" w14:textId="77777777" w:rsidR="00C63A81" w:rsidRDefault="00C63A81" w:rsidP="00C65971">
      <w:pPr>
        <w:rPr>
          <w:rFonts w:ascii="Arial" w:eastAsia="Arial" w:hAnsi="Arial" w:cs="Arial"/>
          <w:color w:val="000000"/>
          <w:lang w:eastAsia="pt-BR"/>
        </w:rPr>
      </w:pPr>
    </w:p>
    <w:p w14:paraId="23E13AB7" w14:textId="2B208679" w:rsidR="00ED0A21" w:rsidRDefault="00ED0A21" w:rsidP="007506E1">
      <w:pPr>
        <w:pStyle w:val="Ttulo1"/>
        <w:rPr>
          <w:rFonts w:ascii="Arial" w:eastAsia="Arial" w:hAnsi="Arial" w:cs="Arial"/>
          <w:color w:val="000000"/>
          <w:sz w:val="22"/>
          <w:szCs w:val="22"/>
          <w:lang w:eastAsia="pt-BR"/>
        </w:rPr>
      </w:pPr>
    </w:p>
    <w:p w14:paraId="19D3A155" w14:textId="1817AC75" w:rsidR="00ED0A21" w:rsidRDefault="00ED0A21" w:rsidP="00ED0A21">
      <w:pPr>
        <w:rPr>
          <w:lang w:eastAsia="pt-BR"/>
        </w:rPr>
      </w:pPr>
    </w:p>
    <w:p w14:paraId="5F3FB967" w14:textId="77777777" w:rsidR="009F0DB9" w:rsidRPr="00ED0A21" w:rsidRDefault="009F0DB9" w:rsidP="00ED0A21">
      <w:pPr>
        <w:rPr>
          <w:lang w:eastAsia="pt-BR"/>
        </w:rPr>
      </w:pPr>
    </w:p>
    <w:p w14:paraId="6EE8E958" w14:textId="578852E7" w:rsidR="00C63A81" w:rsidRPr="00141EC4" w:rsidRDefault="00C63A81" w:rsidP="007506E1">
      <w:pPr>
        <w:pStyle w:val="Ttulo1"/>
        <w:rPr>
          <w:b/>
          <w:color w:val="auto"/>
        </w:rPr>
      </w:pPr>
      <w:bookmarkStart w:id="30" w:name="_Toc45263301"/>
      <w:r w:rsidRPr="00141EC4">
        <w:rPr>
          <w:b/>
          <w:color w:val="auto"/>
        </w:rPr>
        <w:lastRenderedPageBreak/>
        <w:t>Documentação do Banco de Dados</w:t>
      </w:r>
      <w:bookmarkEnd w:id="30"/>
    </w:p>
    <w:p w14:paraId="784CB566" w14:textId="77777777" w:rsidR="00C63A81" w:rsidRDefault="00C63A81" w:rsidP="00C65971">
      <w:pPr>
        <w:rPr>
          <w:rFonts w:ascii="Arial" w:hAnsi="Arial" w:cs="Arial"/>
          <w:sz w:val="24"/>
          <w:szCs w:val="24"/>
        </w:rPr>
      </w:pPr>
    </w:p>
    <w:p w14:paraId="31D80191" w14:textId="77777777" w:rsidR="0026658B" w:rsidRDefault="00C63A81" w:rsidP="0026658B">
      <w:pPr>
        <w:rPr>
          <w:rFonts w:ascii="Arial" w:hAnsi="Arial" w:cs="Arial"/>
          <w:sz w:val="24"/>
          <w:szCs w:val="24"/>
        </w:rPr>
      </w:pPr>
      <w:r>
        <w:rPr>
          <w:rFonts w:ascii="Arial" w:hAnsi="Arial" w:cs="Arial"/>
          <w:sz w:val="24"/>
          <w:szCs w:val="24"/>
        </w:rPr>
        <w:t>Modelo</w:t>
      </w:r>
      <w:r w:rsidR="0026658B">
        <w:rPr>
          <w:rFonts w:ascii="Arial" w:hAnsi="Arial" w:cs="Arial"/>
          <w:sz w:val="24"/>
          <w:szCs w:val="24"/>
        </w:rPr>
        <w:t xml:space="preserve"> Logico – Diagrama Relacional:</w:t>
      </w:r>
    </w:p>
    <w:p w14:paraId="46C0E6BA" w14:textId="77777777" w:rsidR="0026658B" w:rsidRDefault="0026658B" w:rsidP="0026658B">
      <w:pPr>
        <w:rPr>
          <w:rFonts w:ascii="Arial" w:hAnsi="Arial" w:cs="Arial"/>
          <w:sz w:val="24"/>
          <w:szCs w:val="24"/>
        </w:rPr>
      </w:pPr>
      <w:r>
        <w:rPr>
          <w:rFonts w:ascii="Arial" w:hAnsi="Arial" w:cs="Arial"/>
          <w:sz w:val="24"/>
          <w:szCs w:val="24"/>
        </w:rPr>
        <w:t xml:space="preserve">Esse modelo descreve como os dados estão armazenados no Banco de Dados, juntamente com seus relacionamentos. </w:t>
      </w:r>
    </w:p>
    <w:p w14:paraId="7160393F" w14:textId="621FCE3D" w:rsidR="0044366F" w:rsidRDefault="0048623F" w:rsidP="0044366F">
      <w:pPr>
        <w:rPr>
          <w:rFonts w:ascii="Arial" w:hAnsi="Arial" w:cs="Arial"/>
          <w:sz w:val="24"/>
          <w:szCs w:val="24"/>
        </w:rPr>
      </w:pPr>
      <w:r>
        <w:rPr>
          <w:rFonts w:ascii="Arial" w:hAnsi="Arial" w:cs="Arial"/>
          <w:noProof/>
          <w:sz w:val="24"/>
          <w:szCs w:val="24"/>
          <w:lang w:eastAsia="pt-BR"/>
        </w:rPr>
        <w:drawing>
          <wp:inline distT="0" distB="0" distL="0" distR="0" wp14:anchorId="4B6B9260" wp14:editId="782FF03A">
            <wp:extent cx="5867400" cy="5657850"/>
            <wp:effectExtent l="0" t="0" r="0" b="0"/>
            <wp:docPr id="3" name="Imagem 1" descr="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5657850"/>
                    </a:xfrm>
                    <a:prstGeom prst="rect">
                      <a:avLst/>
                    </a:prstGeom>
                    <a:noFill/>
                    <a:ln>
                      <a:noFill/>
                    </a:ln>
                  </pic:spPr>
                </pic:pic>
              </a:graphicData>
            </a:graphic>
          </wp:inline>
        </w:drawing>
      </w:r>
      <w:r w:rsidR="0026658B">
        <w:rPr>
          <w:rFonts w:ascii="Arial" w:hAnsi="Arial" w:cs="Arial"/>
          <w:sz w:val="24"/>
          <w:szCs w:val="24"/>
        </w:rPr>
        <w:t xml:space="preserve"> </w:t>
      </w:r>
    </w:p>
    <w:p w14:paraId="5F7FBC66" w14:textId="77777777" w:rsidR="00ED0A21" w:rsidRDefault="00ED0A21" w:rsidP="0044366F">
      <w:pPr>
        <w:rPr>
          <w:b/>
          <w:sz w:val="32"/>
          <w:szCs w:val="32"/>
        </w:rPr>
      </w:pPr>
    </w:p>
    <w:p w14:paraId="31F3F18D" w14:textId="77777777" w:rsidR="00ED0A21" w:rsidRDefault="00ED0A21" w:rsidP="0044366F">
      <w:pPr>
        <w:rPr>
          <w:b/>
          <w:sz w:val="32"/>
          <w:szCs w:val="32"/>
        </w:rPr>
      </w:pPr>
    </w:p>
    <w:p w14:paraId="1E478BB7" w14:textId="77777777" w:rsidR="00ED0A21" w:rsidRDefault="00ED0A21" w:rsidP="0044366F">
      <w:pPr>
        <w:rPr>
          <w:b/>
          <w:sz w:val="32"/>
          <w:szCs w:val="32"/>
        </w:rPr>
      </w:pPr>
    </w:p>
    <w:p w14:paraId="3E573E91" w14:textId="77777777" w:rsidR="00ED0A21" w:rsidRDefault="00ED0A21" w:rsidP="0044366F">
      <w:pPr>
        <w:rPr>
          <w:b/>
          <w:sz w:val="32"/>
          <w:szCs w:val="32"/>
        </w:rPr>
      </w:pPr>
    </w:p>
    <w:p w14:paraId="26253C95" w14:textId="77777777" w:rsidR="001118C5" w:rsidRDefault="001118C5" w:rsidP="0044366F">
      <w:pPr>
        <w:rPr>
          <w:b/>
          <w:sz w:val="32"/>
          <w:szCs w:val="32"/>
        </w:rPr>
      </w:pPr>
    </w:p>
    <w:p w14:paraId="7BC7438F" w14:textId="483EA3F8" w:rsidR="00DB0469" w:rsidRPr="001B4F3F" w:rsidRDefault="00DB0469" w:rsidP="001B4F3F">
      <w:pPr>
        <w:pStyle w:val="Ttulo1"/>
        <w:rPr>
          <w:b/>
          <w:color w:val="auto"/>
        </w:rPr>
      </w:pPr>
      <w:bookmarkStart w:id="31" w:name="_Toc45263302"/>
      <w:r w:rsidRPr="001B4F3F">
        <w:rPr>
          <w:b/>
          <w:color w:val="auto"/>
        </w:rPr>
        <w:lastRenderedPageBreak/>
        <w:t>Diagrama de atividade</w:t>
      </w:r>
      <w:bookmarkEnd w:id="31"/>
      <w:r w:rsidRPr="001B4F3F">
        <w:rPr>
          <w:b/>
          <w:color w:val="auto"/>
        </w:rPr>
        <w:t xml:space="preserve">  </w:t>
      </w:r>
    </w:p>
    <w:p w14:paraId="557C0EC0" w14:textId="69E6FA77" w:rsidR="00DB0469" w:rsidRDefault="00DB0469" w:rsidP="0044366F">
      <w:pPr>
        <w:rPr>
          <w:rFonts w:ascii="Arial" w:hAnsi="Arial" w:cs="Arial"/>
          <w:sz w:val="24"/>
          <w:szCs w:val="24"/>
        </w:rPr>
      </w:pPr>
      <w:r w:rsidRPr="00DB0469">
        <w:rPr>
          <w:rFonts w:ascii="Arial" w:hAnsi="Arial" w:cs="Arial"/>
          <w:sz w:val="24"/>
          <w:szCs w:val="24"/>
        </w:rPr>
        <w:t>Esse diagrama tem como objetivo mostrar o fluxo de controle de atividade feita pelos clientes que fazem o uso do software</w:t>
      </w:r>
      <w:r>
        <w:rPr>
          <w:rFonts w:ascii="Arial" w:hAnsi="Arial" w:cs="Arial"/>
          <w:sz w:val="24"/>
          <w:szCs w:val="24"/>
        </w:rPr>
        <w:t>.</w:t>
      </w:r>
    </w:p>
    <w:p w14:paraId="5D239F0A" w14:textId="77777777" w:rsidR="00A9649B" w:rsidRDefault="00A9649B" w:rsidP="0044366F">
      <w:pPr>
        <w:rPr>
          <w:rFonts w:ascii="Arial" w:hAnsi="Arial" w:cs="Arial"/>
          <w:sz w:val="24"/>
          <w:szCs w:val="24"/>
        </w:rPr>
      </w:pPr>
    </w:p>
    <w:p w14:paraId="570BB1BC" w14:textId="77777777" w:rsidR="00A9649B" w:rsidRDefault="000B4760" w:rsidP="00A9649B">
      <w:pPr>
        <w:rPr>
          <w:rFonts w:ascii="Arial" w:hAnsi="Arial" w:cs="Arial"/>
          <w:sz w:val="24"/>
          <w:szCs w:val="24"/>
        </w:rPr>
      </w:pPr>
      <w:r>
        <w:rPr>
          <w:rFonts w:ascii="Arial" w:hAnsi="Arial" w:cs="Arial"/>
          <w:sz w:val="24"/>
          <w:szCs w:val="24"/>
        </w:rPr>
        <w:pict w14:anchorId="271351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549.7pt">
            <v:imagedata r:id="rId14" o:title="Diagrama Atividade"/>
          </v:shape>
        </w:pict>
      </w:r>
    </w:p>
    <w:p w14:paraId="1781C55B" w14:textId="77777777" w:rsidR="00A9649B" w:rsidRDefault="00A9649B" w:rsidP="00A9649B">
      <w:pPr>
        <w:rPr>
          <w:rFonts w:ascii="Arial" w:hAnsi="Arial" w:cs="Arial"/>
          <w:sz w:val="24"/>
          <w:szCs w:val="24"/>
        </w:rPr>
      </w:pPr>
    </w:p>
    <w:p w14:paraId="7AF62393" w14:textId="7A83D4DA" w:rsidR="00A9649B" w:rsidRDefault="00A9649B" w:rsidP="00A9649B">
      <w:pPr>
        <w:rPr>
          <w:rFonts w:ascii="Arial" w:hAnsi="Arial" w:cs="Arial"/>
          <w:sz w:val="24"/>
          <w:szCs w:val="24"/>
        </w:rPr>
      </w:pPr>
    </w:p>
    <w:p w14:paraId="2778948D" w14:textId="2E89B8FD" w:rsidR="00DB0469" w:rsidRDefault="00ED6963" w:rsidP="00A9649B">
      <w:pPr>
        <w:pStyle w:val="Ttulo1"/>
        <w:rPr>
          <w:b/>
          <w:color w:val="auto"/>
        </w:rPr>
      </w:pPr>
      <w:bookmarkStart w:id="32" w:name="_Toc45263303"/>
      <w:r w:rsidRPr="001B4F3F">
        <w:rPr>
          <w:b/>
          <w:color w:val="auto"/>
        </w:rPr>
        <w:lastRenderedPageBreak/>
        <w:t>SWOT</w:t>
      </w:r>
      <w:bookmarkEnd w:id="32"/>
    </w:p>
    <w:p w14:paraId="748A9D3F" w14:textId="77777777" w:rsidR="00A9649B" w:rsidRPr="00A9649B" w:rsidRDefault="00A9649B" w:rsidP="00A9649B"/>
    <w:p w14:paraId="07171E31" w14:textId="0121E213" w:rsidR="00E505F7" w:rsidRDefault="00E505F7" w:rsidP="0044366F">
      <w:pPr>
        <w:rPr>
          <w:rFonts w:ascii="Arial" w:hAnsi="Arial" w:cs="Arial"/>
          <w:sz w:val="24"/>
          <w:szCs w:val="24"/>
        </w:rPr>
      </w:pPr>
      <w:r>
        <w:rPr>
          <w:rFonts w:ascii="Arial" w:hAnsi="Arial" w:cs="Arial"/>
          <w:sz w:val="24"/>
          <w:szCs w:val="24"/>
        </w:rPr>
        <w:t>É uma ferramenta de planejamento estratégico que utilizamos para a organização do nosso projeto em forças, oportunidades, fraquezas e ameaças em relação a concorrência já existente.</w:t>
      </w:r>
    </w:p>
    <w:p w14:paraId="0BEA9FDD" w14:textId="4303942A" w:rsidR="00E505F7" w:rsidRDefault="00E505F7" w:rsidP="0044366F">
      <w:pPr>
        <w:rPr>
          <w:rFonts w:ascii="Arial" w:hAnsi="Arial" w:cs="Arial"/>
          <w:sz w:val="24"/>
          <w:szCs w:val="24"/>
        </w:rPr>
      </w:pPr>
    </w:p>
    <w:p w14:paraId="7B57DB0B" w14:textId="64308D79" w:rsidR="00E505F7" w:rsidRDefault="000B4760" w:rsidP="0044366F">
      <w:pPr>
        <w:rPr>
          <w:rFonts w:ascii="Arial" w:hAnsi="Arial" w:cs="Arial"/>
          <w:sz w:val="24"/>
          <w:szCs w:val="24"/>
        </w:rPr>
      </w:pPr>
      <w:r>
        <w:rPr>
          <w:rFonts w:ascii="Arial" w:hAnsi="Arial" w:cs="Arial"/>
          <w:sz w:val="24"/>
          <w:szCs w:val="24"/>
        </w:rPr>
        <w:pict w14:anchorId="1D11A531">
          <v:shape id="_x0000_i1026" type="#_x0000_t75" style="width:424.5pt;height:283.6pt">
            <v:imagedata r:id="rId15" o:title="Capturar"/>
          </v:shape>
        </w:pict>
      </w:r>
    </w:p>
    <w:p w14:paraId="6EBE48EE" w14:textId="77777777" w:rsidR="00E505F7" w:rsidRDefault="00E505F7" w:rsidP="0044366F">
      <w:pPr>
        <w:rPr>
          <w:rFonts w:ascii="Arial" w:hAnsi="Arial" w:cs="Arial"/>
          <w:sz w:val="24"/>
          <w:szCs w:val="24"/>
        </w:rPr>
      </w:pPr>
    </w:p>
    <w:p w14:paraId="74C0CB88" w14:textId="1CEDED88" w:rsidR="00ED6963" w:rsidRPr="00E505F7" w:rsidRDefault="00E505F7" w:rsidP="0044366F">
      <w:pPr>
        <w:rPr>
          <w:rFonts w:ascii="Arial" w:hAnsi="Arial" w:cs="Arial"/>
          <w:sz w:val="24"/>
          <w:szCs w:val="24"/>
        </w:rPr>
      </w:pPr>
      <w:r>
        <w:rPr>
          <w:rFonts w:ascii="Arial" w:hAnsi="Arial" w:cs="Arial"/>
          <w:sz w:val="24"/>
          <w:szCs w:val="24"/>
        </w:rPr>
        <w:t xml:space="preserve"> </w:t>
      </w:r>
    </w:p>
    <w:p w14:paraId="32AF0E85" w14:textId="00CCDFA8" w:rsidR="00ED6963" w:rsidRDefault="00ED6963" w:rsidP="0044366F">
      <w:pPr>
        <w:rPr>
          <w:b/>
          <w:sz w:val="32"/>
          <w:szCs w:val="32"/>
        </w:rPr>
      </w:pPr>
    </w:p>
    <w:p w14:paraId="4EACF39E" w14:textId="5C0AC818" w:rsidR="00ED6963" w:rsidRDefault="00ED6963" w:rsidP="0044366F">
      <w:pPr>
        <w:rPr>
          <w:b/>
          <w:sz w:val="32"/>
          <w:szCs w:val="32"/>
        </w:rPr>
      </w:pPr>
    </w:p>
    <w:p w14:paraId="24AB21E7" w14:textId="544064F2" w:rsidR="00ED6963" w:rsidRDefault="00ED6963" w:rsidP="0044366F">
      <w:pPr>
        <w:rPr>
          <w:b/>
          <w:sz w:val="32"/>
          <w:szCs w:val="32"/>
        </w:rPr>
      </w:pPr>
    </w:p>
    <w:p w14:paraId="456D8370" w14:textId="1441A96C" w:rsidR="00ED6963" w:rsidRDefault="00ED6963" w:rsidP="0044366F">
      <w:pPr>
        <w:rPr>
          <w:b/>
          <w:sz w:val="32"/>
          <w:szCs w:val="32"/>
        </w:rPr>
      </w:pPr>
    </w:p>
    <w:p w14:paraId="360D51C0" w14:textId="38061176" w:rsidR="00843DF1" w:rsidRDefault="00843DF1" w:rsidP="0044366F">
      <w:pPr>
        <w:rPr>
          <w:b/>
          <w:sz w:val="32"/>
          <w:szCs w:val="32"/>
        </w:rPr>
      </w:pPr>
    </w:p>
    <w:p w14:paraId="5BD8A61F" w14:textId="2169CD54" w:rsidR="00843DF1" w:rsidRDefault="00843DF1" w:rsidP="0044366F">
      <w:pPr>
        <w:rPr>
          <w:b/>
          <w:sz w:val="32"/>
          <w:szCs w:val="32"/>
        </w:rPr>
      </w:pPr>
    </w:p>
    <w:p w14:paraId="72F6CFBA" w14:textId="77777777" w:rsidR="00843DF1" w:rsidRDefault="00843DF1" w:rsidP="0044366F">
      <w:pPr>
        <w:rPr>
          <w:b/>
          <w:sz w:val="32"/>
          <w:szCs w:val="32"/>
        </w:rPr>
      </w:pPr>
    </w:p>
    <w:p w14:paraId="72A6F89A" w14:textId="0A9C2C3A" w:rsidR="00ED6963" w:rsidRDefault="00ED6963" w:rsidP="0044366F">
      <w:pPr>
        <w:rPr>
          <w:b/>
          <w:sz w:val="32"/>
          <w:szCs w:val="32"/>
        </w:rPr>
      </w:pPr>
    </w:p>
    <w:p w14:paraId="70E3D922" w14:textId="77777777" w:rsidR="00843DF1" w:rsidRDefault="00843DF1" w:rsidP="00843DF1">
      <w:pPr>
        <w:pStyle w:val="Ttulo1"/>
        <w:rPr>
          <w:b/>
          <w:color w:val="auto"/>
        </w:rPr>
      </w:pPr>
      <w:bookmarkStart w:id="33" w:name="_Toc45263305"/>
      <w:r w:rsidRPr="00DD04DA">
        <w:rPr>
          <w:b/>
          <w:color w:val="auto"/>
        </w:rPr>
        <w:lastRenderedPageBreak/>
        <w:t>Plano de teste</w:t>
      </w:r>
      <w:bookmarkEnd w:id="33"/>
    </w:p>
    <w:p w14:paraId="700DE456" w14:textId="77777777" w:rsidR="00843DF1" w:rsidRPr="00DD04DA" w:rsidRDefault="00843DF1" w:rsidP="00843DF1"/>
    <w:p w14:paraId="5FFDA22A" w14:textId="64A11F7B" w:rsidR="00843DF1" w:rsidRDefault="00843DF1" w:rsidP="00843DF1">
      <w:pPr>
        <w:rPr>
          <w:rFonts w:ascii="Arial" w:hAnsi="Arial" w:cs="Arial"/>
          <w:sz w:val="24"/>
          <w:szCs w:val="24"/>
        </w:rPr>
      </w:pPr>
      <w:r w:rsidRPr="00DD04DA">
        <w:rPr>
          <w:rFonts w:ascii="Arial" w:hAnsi="Arial" w:cs="Arial"/>
          <w:sz w:val="24"/>
          <w:szCs w:val="24"/>
        </w:rPr>
        <w:t xml:space="preserve">Esse </w:t>
      </w:r>
      <w:r>
        <w:rPr>
          <w:rFonts w:ascii="Arial" w:hAnsi="Arial" w:cs="Arial"/>
          <w:sz w:val="24"/>
          <w:szCs w:val="24"/>
        </w:rPr>
        <w:t xml:space="preserve">documento aborda </w:t>
      </w:r>
      <w:r w:rsidRPr="00DD04DA">
        <w:rPr>
          <w:rFonts w:ascii="Arial" w:hAnsi="Arial" w:cs="Arial"/>
          <w:sz w:val="24"/>
          <w:szCs w:val="24"/>
        </w:rPr>
        <w:t>a parte sistemática para o teste de sistema, detalhando assim o fluxo de trabalho durante o processo</w:t>
      </w:r>
      <w:r>
        <w:rPr>
          <w:rFonts w:ascii="Arial" w:hAnsi="Arial" w:cs="Arial"/>
          <w:sz w:val="24"/>
          <w:szCs w:val="24"/>
        </w:rPr>
        <w:t>.</w:t>
      </w:r>
      <w:r>
        <w:rPr>
          <w:rFonts w:ascii="Arial" w:hAnsi="Arial" w:cs="Arial"/>
          <w:noProof/>
          <w:sz w:val="24"/>
          <w:szCs w:val="24"/>
        </w:rPr>
        <w:drawing>
          <wp:inline distT="0" distB="0" distL="0" distR="0" wp14:anchorId="5AA7C2AA" wp14:editId="1363542E">
            <wp:extent cx="4819650" cy="43148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9650" cy="4314825"/>
                    </a:xfrm>
                    <a:prstGeom prst="rect">
                      <a:avLst/>
                    </a:prstGeom>
                    <a:noFill/>
                    <a:ln>
                      <a:noFill/>
                    </a:ln>
                  </pic:spPr>
                </pic:pic>
              </a:graphicData>
            </a:graphic>
          </wp:inline>
        </w:drawing>
      </w:r>
    </w:p>
    <w:p w14:paraId="24595F59" w14:textId="13ABAE9A" w:rsidR="00ED6963" w:rsidRDefault="00ED6963" w:rsidP="0044366F">
      <w:pPr>
        <w:rPr>
          <w:b/>
          <w:sz w:val="32"/>
          <w:szCs w:val="32"/>
        </w:rPr>
      </w:pPr>
    </w:p>
    <w:p w14:paraId="3C56188C" w14:textId="018C05F7" w:rsidR="00ED6963" w:rsidRDefault="00ED6963" w:rsidP="0044366F">
      <w:pPr>
        <w:rPr>
          <w:b/>
          <w:sz w:val="32"/>
          <w:szCs w:val="32"/>
        </w:rPr>
      </w:pPr>
    </w:p>
    <w:p w14:paraId="73CD7DB7" w14:textId="2D5CBD09" w:rsidR="00843DF1" w:rsidRDefault="00843DF1" w:rsidP="0044366F">
      <w:pPr>
        <w:rPr>
          <w:b/>
          <w:sz w:val="32"/>
          <w:szCs w:val="32"/>
        </w:rPr>
      </w:pPr>
    </w:p>
    <w:p w14:paraId="59CCC255" w14:textId="1F481C56" w:rsidR="00843DF1" w:rsidRDefault="00843DF1" w:rsidP="0044366F">
      <w:pPr>
        <w:rPr>
          <w:b/>
          <w:sz w:val="32"/>
          <w:szCs w:val="32"/>
        </w:rPr>
      </w:pPr>
    </w:p>
    <w:p w14:paraId="2C73C079" w14:textId="6FABA265" w:rsidR="00843DF1" w:rsidRDefault="00843DF1" w:rsidP="0044366F">
      <w:pPr>
        <w:rPr>
          <w:b/>
          <w:sz w:val="32"/>
          <w:szCs w:val="32"/>
        </w:rPr>
      </w:pPr>
    </w:p>
    <w:p w14:paraId="2681DEA0" w14:textId="5F46632F" w:rsidR="00843DF1" w:rsidRDefault="00843DF1" w:rsidP="0044366F">
      <w:pPr>
        <w:rPr>
          <w:b/>
          <w:sz w:val="32"/>
          <w:szCs w:val="32"/>
        </w:rPr>
      </w:pPr>
    </w:p>
    <w:p w14:paraId="2A57F1B8" w14:textId="0AE0EC0D" w:rsidR="00843DF1" w:rsidRDefault="00843DF1" w:rsidP="0044366F">
      <w:pPr>
        <w:rPr>
          <w:b/>
          <w:sz w:val="32"/>
          <w:szCs w:val="32"/>
        </w:rPr>
      </w:pPr>
    </w:p>
    <w:p w14:paraId="71CC57C8" w14:textId="77777777" w:rsidR="00843DF1" w:rsidRDefault="00843DF1" w:rsidP="0044366F">
      <w:pPr>
        <w:rPr>
          <w:b/>
          <w:sz w:val="32"/>
          <w:szCs w:val="32"/>
        </w:rPr>
      </w:pPr>
    </w:p>
    <w:p w14:paraId="57C5DF5E" w14:textId="04BF63D7" w:rsidR="00FA2152" w:rsidRDefault="00FA2152" w:rsidP="0044366F">
      <w:pPr>
        <w:rPr>
          <w:b/>
          <w:sz w:val="32"/>
          <w:szCs w:val="32"/>
        </w:rPr>
      </w:pPr>
    </w:p>
    <w:p w14:paraId="1CBFC07E" w14:textId="77777777" w:rsidR="00050AD2" w:rsidRDefault="00050AD2" w:rsidP="00050AD2">
      <w:pPr>
        <w:pStyle w:val="Ttulo1"/>
        <w:rPr>
          <w:b/>
          <w:color w:val="auto"/>
        </w:rPr>
      </w:pPr>
      <w:bookmarkStart w:id="34" w:name="_Toc45263304"/>
      <w:r w:rsidRPr="00421839">
        <w:rPr>
          <w:b/>
          <w:color w:val="auto"/>
        </w:rPr>
        <w:lastRenderedPageBreak/>
        <w:t>Casos de teste</w:t>
      </w:r>
      <w:bookmarkEnd w:id="34"/>
    </w:p>
    <w:p w14:paraId="03486E21" w14:textId="77777777" w:rsidR="00050AD2" w:rsidRPr="00421839" w:rsidRDefault="00050AD2" w:rsidP="00050AD2"/>
    <w:p w14:paraId="0CB59EFD" w14:textId="7CCF0BA0" w:rsidR="00050AD2" w:rsidRDefault="00050AD2" w:rsidP="00050AD2">
      <w:pPr>
        <w:rPr>
          <w:rFonts w:ascii="Arial" w:hAnsi="Arial" w:cs="Arial"/>
          <w:sz w:val="24"/>
          <w:szCs w:val="24"/>
          <w:shd w:val="clear" w:color="auto" w:fill="FFFFFF"/>
        </w:rPr>
      </w:pPr>
      <w:r w:rsidRPr="00421839">
        <w:rPr>
          <w:rFonts w:ascii="Arial" w:hAnsi="Arial" w:cs="Arial"/>
          <w:sz w:val="24"/>
          <w:szCs w:val="24"/>
          <w:shd w:val="clear" w:color="auto" w:fill="FFFFFF"/>
        </w:rPr>
        <w:t>É um conjunto de condições usadas para teste de software.</w:t>
      </w:r>
    </w:p>
    <w:p w14:paraId="2DFDFD73" w14:textId="77777777" w:rsidR="00050AD2" w:rsidRPr="00421839" w:rsidRDefault="00050AD2" w:rsidP="00050AD2">
      <w:pPr>
        <w:rPr>
          <w:rFonts w:ascii="Arial" w:hAnsi="Arial" w:cs="Arial"/>
          <w:b/>
          <w:sz w:val="24"/>
          <w:szCs w:val="24"/>
        </w:rPr>
      </w:pPr>
    </w:p>
    <w:p w14:paraId="3C5F9E95" w14:textId="0A786DCE" w:rsidR="00050AD2" w:rsidRDefault="000B4760" w:rsidP="0044366F">
      <w:pPr>
        <w:rPr>
          <w:b/>
          <w:sz w:val="32"/>
          <w:szCs w:val="32"/>
        </w:rPr>
      </w:pPr>
      <w:r>
        <w:rPr>
          <w:b/>
          <w:sz w:val="32"/>
          <w:szCs w:val="32"/>
        </w:rPr>
        <w:pict w14:anchorId="4CB5317C">
          <v:shape id="_x0000_i1027" type="#_x0000_t75" style="width:465.8pt;height:276.1pt">
            <v:imagedata r:id="rId17" o:title="teste1"/>
          </v:shape>
        </w:pict>
      </w:r>
    </w:p>
    <w:p w14:paraId="0DA8C211" w14:textId="77A152A1" w:rsidR="00050AD2" w:rsidRDefault="000B4760" w:rsidP="0044366F">
      <w:pPr>
        <w:rPr>
          <w:b/>
          <w:sz w:val="32"/>
          <w:szCs w:val="32"/>
        </w:rPr>
      </w:pPr>
      <w:r>
        <w:rPr>
          <w:b/>
          <w:sz w:val="32"/>
          <w:szCs w:val="32"/>
        </w:rPr>
        <w:pict w14:anchorId="488FF22C">
          <v:shape id="_x0000_i1028" type="#_x0000_t75" style="width:460.8pt;height:284.25pt">
            <v:imagedata r:id="rId18" o:title="teste2"/>
          </v:shape>
        </w:pict>
      </w:r>
    </w:p>
    <w:p w14:paraId="41AD0E60" w14:textId="77777777" w:rsidR="00050AD2" w:rsidRDefault="00050AD2" w:rsidP="0044366F">
      <w:pPr>
        <w:rPr>
          <w:b/>
          <w:sz w:val="32"/>
          <w:szCs w:val="32"/>
        </w:rPr>
      </w:pPr>
    </w:p>
    <w:p w14:paraId="444AD23D" w14:textId="77777777" w:rsidR="00050AD2" w:rsidRDefault="00050AD2" w:rsidP="0044366F">
      <w:pPr>
        <w:rPr>
          <w:b/>
          <w:sz w:val="32"/>
          <w:szCs w:val="32"/>
        </w:rPr>
      </w:pPr>
    </w:p>
    <w:p w14:paraId="41A3615C" w14:textId="4FF172D4" w:rsidR="00050AD2" w:rsidRDefault="000B4760" w:rsidP="0044366F">
      <w:pPr>
        <w:rPr>
          <w:b/>
          <w:sz w:val="32"/>
          <w:szCs w:val="32"/>
        </w:rPr>
      </w:pPr>
      <w:r>
        <w:rPr>
          <w:b/>
          <w:sz w:val="32"/>
          <w:szCs w:val="32"/>
        </w:rPr>
        <w:pict w14:anchorId="038AB56B">
          <v:shape id="_x0000_i1029" type="#_x0000_t75" style="width:450.8pt;height:192.85pt">
            <v:imagedata r:id="rId19" o:title="teste3"/>
          </v:shape>
        </w:pict>
      </w:r>
    </w:p>
    <w:p w14:paraId="6DA989B8" w14:textId="668F5B41" w:rsidR="00050AD2" w:rsidRDefault="00050AD2" w:rsidP="0044366F">
      <w:pPr>
        <w:rPr>
          <w:b/>
          <w:sz w:val="32"/>
          <w:szCs w:val="32"/>
        </w:rPr>
      </w:pPr>
    </w:p>
    <w:p w14:paraId="0040F6D5" w14:textId="11DD8C58" w:rsidR="00EC7431" w:rsidRDefault="00EC7431" w:rsidP="00EC7431">
      <w:pPr>
        <w:rPr>
          <w:b/>
          <w:sz w:val="32"/>
          <w:szCs w:val="32"/>
        </w:rPr>
      </w:pPr>
      <w:r>
        <w:rPr>
          <w:b/>
          <w:sz w:val="32"/>
          <w:szCs w:val="32"/>
        </w:rPr>
        <w:t>Prints Web</w:t>
      </w:r>
    </w:p>
    <w:p w14:paraId="7B5DCDFA" w14:textId="3CC3F7E1" w:rsidR="00EC7431" w:rsidRDefault="00EC7431" w:rsidP="00EC7431">
      <w:pPr>
        <w:rPr>
          <w:b/>
          <w:sz w:val="32"/>
          <w:szCs w:val="32"/>
        </w:rPr>
      </w:pPr>
    </w:p>
    <w:p w14:paraId="45094D8D" w14:textId="77777777" w:rsidR="00843DF1" w:rsidRDefault="00843DF1" w:rsidP="00EC7431">
      <w:pPr>
        <w:rPr>
          <w:b/>
          <w:sz w:val="32"/>
          <w:szCs w:val="32"/>
        </w:rPr>
      </w:pPr>
    </w:p>
    <w:p w14:paraId="0DF8B226" w14:textId="77777777" w:rsidR="003B0419" w:rsidRDefault="00843DF1" w:rsidP="003B0419">
      <w:pPr>
        <w:keepNext/>
      </w:pPr>
      <w:r>
        <w:rPr>
          <w:b/>
          <w:noProof/>
          <w:sz w:val="32"/>
          <w:szCs w:val="32"/>
        </w:rPr>
        <w:drawing>
          <wp:inline distT="0" distB="0" distL="0" distR="0" wp14:anchorId="2EC9D182" wp14:editId="1224578F">
            <wp:extent cx="5400040" cy="27717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771775"/>
                    </a:xfrm>
                    <a:prstGeom prst="rect">
                      <a:avLst/>
                    </a:prstGeom>
                  </pic:spPr>
                </pic:pic>
              </a:graphicData>
            </a:graphic>
          </wp:inline>
        </w:drawing>
      </w:r>
    </w:p>
    <w:p w14:paraId="0A31462D" w14:textId="02C861A2" w:rsidR="00EC7431" w:rsidRDefault="003B0419" w:rsidP="003B0419">
      <w:pPr>
        <w:pStyle w:val="Legenda"/>
        <w:rPr>
          <w:b/>
          <w:sz w:val="32"/>
          <w:szCs w:val="32"/>
        </w:rPr>
      </w:pPr>
      <w:r>
        <w:t xml:space="preserve">Figura </w:t>
      </w:r>
      <w:r w:rsidR="000258EA">
        <w:fldChar w:fldCharType="begin"/>
      </w:r>
      <w:r w:rsidR="000258EA">
        <w:instrText xml:space="preserve"> SEQ Figura \* ARABIC </w:instrText>
      </w:r>
      <w:r w:rsidR="000258EA">
        <w:fldChar w:fldCharType="separate"/>
      </w:r>
      <w:r>
        <w:rPr>
          <w:noProof/>
        </w:rPr>
        <w:t>1</w:t>
      </w:r>
      <w:r w:rsidR="000258EA">
        <w:rPr>
          <w:noProof/>
        </w:rPr>
        <w:fldChar w:fldCharType="end"/>
      </w:r>
      <w:r>
        <w:t xml:space="preserve"> - Index</w:t>
      </w:r>
    </w:p>
    <w:p w14:paraId="01AB449A" w14:textId="22738A1C" w:rsidR="00843DF1" w:rsidRDefault="00843DF1" w:rsidP="00EC7431">
      <w:pPr>
        <w:rPr>
          <w:b/>
          <w:sz w:val="32"/>
          <w:szCs w:val="32"/>
        </w:rPr>
      </w:pPr>
    </w:p>
    <w:p w14:paraId="23853163" w14:textId="77777777" w:rsidR="003B0419" w:rsidRDefault="00843DF1" w:rsidP="003B0419">
      <w:pPr>
        <w:keepNext/>
      </w:pPr>
      <w:r>
        <w:rPr>
          <w:b/>
          <w:noProof/>
          <w:sz w:val="32"/>
          <w:szCs w:val="32"/>
        </w:rPr>
        <w:lastRenderedPageBreak/>
        <w:drawing>
          <wp:inline distT="0" distB="0" distL="0" distR="0" wp14:anchorId="1D224279" wp14:editId="6141E26C">
            <wp:extent cx="5400040" cy="27844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84475"/>
                    </a:xfrm>
                    <a:prstGeom prst="rect">
                      <a:avLst/>
                    </a:prstGeom>
                  </pic:spPr>
                </pic:pic>
              </a:graphicData>
            </a:graphic>
          </wp:inline>
        </w:drawing>
      </w:r>
    </w:p>
    <w:p w14:paraId="45861690" w14:textId="513B8C39" w:rsidR="00843DF1" w:rsidRDefault="003B0419" w:rsidP="003B0419">
      <w:pPr>
        <w:pStyle w:val="Legenda"/>
        <w:rPr>
          <w:b/>
          <w:sz w:val="32"/>
          <w:szCs w:val="32"/>
        </w:rPr>
      </w:pPr>
      <w:r>
        <w:t xml:space="preserve">Figura </w:t>
      </w:r>
      <w:r w:rsidR="000258EA">
        <w:fldChar w:fldCharType="begin"/>
      </w:r>
      <w:r w:rsidR="000258EA">
        <w:instrText xml:space="preserve"> SEQ Figura \* ARABIC </w:instrText>
      </w:r>
      <w:r w:rsidR="000258EA">
        <w:fldChar w:fldCharType="separate"/>
      </w:r>
      <w:r>
        <w:rPr>
          <w:noProof/>
        </w:rPr>
        <w:t>2</w:t>
      </w:r>
      <w:r w:rsidR="000258EA">
        <w:rPr>
          <w:noProof/>
        </w:rPr>
        <w:fldChar w:fldCharType="end"/>
      </w:r>
      <w:r>
        <w:t xml:space="preserve"> - Cadastro</w:t>
      </w:r>
    </w:p>
    <w:p w14:paraId="07AA51A9" w14:textId="2487A4DD" w:rsidR="00843DF1" w:rsidRDefault="00843DF1" w:rsidP="00EC7431">
      <w:pPr>
        <w:rPr>
          <w:b/>
          <w:sz w:val="32"/>
          <w:szCs w:val="32"/>
        </w:rPr>
      </w:pPr>
    </w:p>
    <w:p w14:paraId="02CC7307" w14:textId="7865849E" w:rsidR="00843DF1" w:rsidRDefault="00843DF1" w:rsidP="00EC7431">
      <w:pPr>
        <w:rPr>
          <w:b/>
          <w:sz w:val="32"/>
          <w:szCs w:val="32"/>
        </w:rPr>
      </w:pPr>
    </w:p>
    <w:p w14:paraId="699DA0A0" w14:textId="77777777" w:rsidR="00843DF1" w:rsidRDefault="00843DF1" w:rsidP="00EC7431">
      <w:pPr>
        <w:rPr>
          <w:b/>
          <w:sz w:val="32"/>
          <w:szCs w:val="32"/>
        </w:rPr>
      </w:pPr>
    </w:p>
    <w:p w14:paraId="5AC05A00" w14:textId="77777777" w:rsidR="003B0419" w:rsidRDefault="00843DF1" w:rsidP="003B0419">
      <w:pPr>
        <w:keepNext/>
      </w:pPr>
      <w:r>
        <w:rPr>
          <w:b/>
          <w:noProof/>
          <w:sz w:val="32"/>
          <w:szCs w:val="32"/>
        </w:rPr>
        <w:drawing>
          <wp:inline distT="0" distB="0" distL="0" distR="0" wp14:anchorId="30E61E83" wp14:editId="3FBBD92F">
            <wp:extent cx="5400040" cy="2776220"/>
            <wp:effectExtent l="0" t="0" r="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3020E98C" w14:textId="1381A1EA" w:rsidR="00843DF1" w:rsidRDefault="003B0419" w:rsidP="003B0419">
      <w:pPr>
        <w:pStyle w:val="Legenda"/>
        <w:rPr>
          <w:b/>
          <w:sz w:val="32"/>
          <w:szCs w:val="32"/>
        </w:rPr>
      </w:pPr>
      <w:r>
        <w:t xml:space="preserve">Figura </w:t>
      </w:r>
      <w:r w:rsidR="000258EA">
        <w:fldChar w:fldCharType="begin"/>
      </w:r>
      <w:r w:rsidR="000258EA">
        <w:instrText xml:space="preserve"> SEQ Figura \* ARABIC </w:instrText>
      </w:r>
      <w:r w:rsidR="000258EA">
        <w:fldChar w:fldCharType="separate"/>
      </w:r>
      <w:r>
        <w:rPr>
          <w:noProof/>
        </w:rPr>
        <w:t>3</w:t>
      </w:r>
      <w:r w:rsidR="000258EA">
        <w:rPr>
          <w:noProof/>
        </w:rPr>
        <w:fldChar w:fldCharType="end"/>
      </w:r>
      <w:r>
        <w:t xml:space="preserve"> - Feed</w:t>
      </w:r>
    </w:p>
    <w:p w14:paraId="0482C6BC" w14:textId="30FB6A04" w:rsidR="00EC7431" w:rsidRDefault="00EC7431" w:rsidP="00EC7431">
      <w:pPr>
        <w:rPr>
          <w:b/>
          <w:sz w:val="32"/>
          <w:szCs w:val="32"/>
        </w:rPr>
      </w:pPr>
    </w:p>
    <w:p w14:paraId="381EF7D7" w14:textId="139B0D03" w:rsidR="00EC7431" w:rsidRDefault="00EC7431" w:rsidP="00EC7431">
      <w:pPr>
        <w:rPr>
          <w:b/>
          <w:sz w:val="32"/>
          <w:szCs w:val="32"/>
        </w:rPr>
      </w:pPr>
    </w:p>
    <w:p w14:paraId="7CF4153C" w14:textId="77777777" w:rsidR="00EC7431" w:rsidRPr="00853C87" w:rsidRDefault="00EC7431" w:rsidP="00EC7431">
      <w:pPr>
        <w:rPr>
          <w:rFonts w:ascii="Arial" w:hAnsi="Arial" w:cs="Arial"/>
          <w:sz w:val="24"/>
          <w:szCs w:val="24"/>
        </w:rPr>
      </w:pPr>
    </w:p>
    <w:p w14:paraId="5CA3C70F" w14:textId="77777777" w:rsidR="00853C87" w:rsidRDefault="00853C87" w:rsidP="0044366F">
      <w:pPr>
        <w:rPr>
          <w:rFonts w:ascii="Arial" w:hAnsi="Arial" w:cs="Arial"/>
          <w:sz w:val="24"/>
          <w:szCs w:val="24"/>
        </w:rPr>
      </w:pPr>
    </w:p>
    <w:p w14:paraId="4E3F0BDF" w14:textId="77777777" w:rsidR="00853C87" w:rsidRDefault="00853C87" w:rsidP="0044366F">
      <w:pPr>
        <w:rPr>
          <w:rFonts w:ascii="Arial" w:hAnsi="Arial" w:cs="Arial"/>
          <w:sz w:val="24"/>
          <w:szCs w:val="24"/>
        </w:rPr>
      </w:pPr>
    </w:p>
    <w:p w14:paraId="09736B35" w14:textId="77777777" w:rsidR="00853C87" w:rsidRDefault="00853C87" w:rsidP="0044366F">
      <w:pPr>
        <w:rPr>
          <w:rFonts w:ascii="Arial" w:hAnsi="Arial" w:cs="Arial"/>
          <w:sz w:val="24"/>
          <w:szCs w:val="24"/>
        </w:rPr>
      </w:pPr>
    </w:p>
    <w:p w14:paraId="0A9141FF" w14:textId="3E4EDCF2" w:rsidR="00EC7431" w:rsidRDefault="00EC7431" w:rsidP="0044366F">
      <w:pPr>
        <w:rPr>
          <w:rFonts w:ascii="Arial" w:hAnsi="Arial" w:cs="Arial"/>
          <w:sz w:val="24"/>
          <w:szCs w:val="24"/>
        </w:rPr>
      </w:pPr>
    </w:p>
    <w:p w14:paraId="590CE289" w14:textId="77777777" w:rsidR="003B0419" w:rsidRDefault="00843DF1" w:rsidP="003B0419">
      <w:pPr>
        <w:keepNext/>
      </w:pPr>
      <w:r>
        <w:rPr>
          <w:rFonts w:ascii="Arial" w:hAnsi="Arial" w:cs="Arial"/>
          <w:noProof/>
          <w:sz w:val="24"/>
          <w:szCs w:val="24"/>
        </w:rPr>
        <w:drawing>
          <wp:inline distT="0" distB="0" distL="0" distR="0" wp14:anchorId="7847074B" wp14:editId="41753065">
            <wp:extent cx="5400040" cy="277177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771775"/>
                    </a:xfrm>
                    <a:prstGeom prst="rect">
                      <a:avLst/>
                    </a:prstGeom>
                  </pic:spPr>
                </pic:pic>
              </a:graphicData>
            </a:graphic>
          </wp:inline>
        </w:drawing>
      </w:r>
    </w:p>
    <w:p w14:paraId="11B467F6" w14:textId="6C54EEED" w:rsidR="00EC7431" w:rsidRDefault="003B0419" w:rsidP="003B0419">
      <w:pPr>
        <w:pStyle w:val="Legenda"/>
        <w:rPr>
          <w:rFonts w:ascii="Arial" w:hAnsi="Arial" w:cs="Arial"/>
          <w:sz w:val="24"/>
          <w:szCs w:val="24"/>
        </w:rPr>
      </w:pPr>
      <w:r>
        <w:t xml:space="preserve">Figura </w:t>
      </w:r>
      <w:r w:rsidR="000258EA">
        <w:fldChar w:fldCharType="begin"/>
      </w:r>
      <w:r w:rsidR="000258EA">
        <w:instrText xml:space="preserve"> SEQ Figura \* ARABIC </w:instrText>
      </w:r>
      <w:r w:rsidR="000258EA">
        <w:fldChar w:fldCharType="separate"/>
      </w:r>
      <w:r>
        <w:rPr>
          <w:noProof/>
        </w:rPr>
        <w:t>4</w:t>
      </w:r>
      <w:r w:rsidR="000258EA">
        <w:rPr>
          <w:noProof/>
        </w:rPr>
        <w:fldChar w:fldCharType="end"/>
      </w:r>
      <w:r>
        <w:t xml:space="preserve"> - Chat das empresas</w:t>
      </w:r>
    </w:p>
    <w:p w14:paraId="52047329" w14:textId="595FD18C" w:rsidR="00843DF1" w:rsidRDefault="00843DF1" w:rsidP="0044366F">
      <w:pPr>
        <w:rPr>
          <w:rFonts w:ascii="Arial" w:hAnsi="Arial" w:cs="Arial"/>
          <w:sz w:val="24"/>
          <w:szCs w:val="24"/>
        </w:rPr>
      </w:pPr>
    </w:p>
    <w:p w14:paraId="4BF6CBAA" w14:textId="77777777" w:rsidR="00DA5C7C" w:rsidRDefault="00DA5C7C" w:rsidP="0044366F">
      <w:pPr>
        <w:rPr>
          <w:rFonts w:ascii="Arial" w:hAnsi="Arial" w:cs="Arial"/>
          <w:sz w:val="24"/>
          <w:szCs w:val="24"/>
        </w:rPr>
      </w:pPr>
    </w:p>
    <w:p w14:paraId="3DEC31AF" w14:textId="3931DFC3" w:rsidR="00843DF1" w:rsidRDefault="00843DF1" w:rsidP="0044366F">
      <w:pPr>
        <w:rPr>
          <w:rFonts w:ascii="Arial" w:hAnsi="Arial" w:cs="Arial"/>
          <w:sz w:val="24"/>
          <w:szCs w:val="24"/>
        </w:rPr>
      </w:pPr>
    </w:p>
    <w:p w14:paraId="3A072F2B" w14:textId="77777777" w:rsidR="003B0419" w:rsidRDefault="00DA5C7C" w:rsidP="003B0419">
      <w:pPr>
        <w:keepNext/>
      </w:pPr>
      <w:r>
        <w:rPr>
          <w:rFonts w:ascii="Arial" w:hAnsi="Arial" w:cs="Arial"/>
          <w:noProof/>
          <w:sz w:val="24"/>
          <w:szCs w:val="24"/>
        </w:rPr>
        <w:drawing>
          <wp:inline distT="0" distB="0" distL="0" distR="0" wp14:anchorId="68B0488D" wp14:editId="3C5896AC">
            <wp:extent cx="5400040" cy="27717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771775"/>
                    </a:xfrm>
                    <a:prstGeom prst="rect">
                      <a:avLst/>
                    </a:prstGeom>
                  </pic:spPr>
                </pic:pic>
              </a:graphicData>
            </a:graphic>
          </wp:inline>
        </w:drawing>
      </w:r>
    </w:p>
    <w:p w14:paraId="49620425" w14:textId="209B47AC" w:rsidR="00DA5C7C" w:rsidRDefault="003B0419" w:rsidP="003B0419">
      <w:pPr>
        <w:pStyle w:val="Legenda"/>
        <w:rPr>
          <w:rFonts w:ascii="Arial" w:hAnsi="Arial" w:cs="Arial"/>
          <w:sz w:val="24"/>
          <w:szCs w:val="24"/>
        </w:rPr>
      </w:pPr>
      <w:r>
        <w:t xml:space="preserve">Figura </w:t>
      </w:r>
      <w:r w:rsidR="000258EA">
        <w:fldChar w:fldCharType="begin"/>
      </w:r>
      <w:r w:rsidR="000258EA">
        <w:instrText xml:space="preserve"> SEQ Figura \* ARABIC </w:instrText>
      </w:r>
      <w:r w:rsidR="000258EA">
        <w:fldChar w:fldCharType="separate"/>
      </w:r>
      <w:r>
        <w:rPr>
          <w:noProof/>
        </w:rPr>
        <w:t>5</w:t>
      </w:r>
      <w:r w:rsidR="000258EA">
        <w:rPr>
          <w:noProof/>
        </w:rPr>
        <w:fldChar w:fldCharType="end"/>
      </w:r>
      <w:r>
        <w:t xml:space="preserve"> - Perfil das empresas</w:t>
      </w:r>
    </w:p>
    <w:p w14:paraId="5AB23FC0" w14:textId="03448F2E" w:rsidR="00EC7431" w:rsidRDefault="00EC7431" w:rsidP="0044366F">
      <w:pPr>
        <w:rPr>
          <w:rFonts w:ascii="Arial" w:hAnsi="Arial" w:cs="Arial"/>
          <w:sz w:val="24"/>
          <w:szCs w:val="24"/>
        </w:rPr>
      </w:pPr>
    </w:p>
    <w:p w14:paraId="783596CC" w14:textId="77777777" w:rsidR="00EC7431" w:rsidRDefault="00EC7431" w:rsidP="0044366F">
      <w:pPr>
        <w:rPr>
          <w:rFonts w:ascii="Arial" w:hAnsi="Arial" w:cs="Arial"/>
          <w:sz w:val="24"/>
          <w:szCs w:val="24"/>
        </w:rPr>
      </w:pPr>
    </w:p>
    <w:p w14:paraId="776ADC71" w14:textId="0B5EA88D" w:rsidR="00853C87" w:rsidRDefault="00853C87" w:rsidP="0044366F">
      <w:pPr>
        <w:rPr>
          <w:rFonts w:ascii="Arial" w:hAnsi="Arial" w:cs="Arial"/>
          <w:noProof/>
          <w:sz w:val="24"/>
          <w:szCs w:val="24"/>
        </w:rPr>
      </w:pPr>
    </w:p>
    <w:p w14:paraId="4974EA7C" w14:textId="77777777" w:rsidR="00843DF1" w:rsidRDefault="00843DF1" w:rsidP="0044366F">
      <w:pPr>
        <w:rPr>
          <w:rFonts w:ascii="Arial" w:hAnsi="Arial" w:cs="Arial"/>
          <w:sz w:val="24"/>
          <w:szCs w:val="24"/>
        </w:rPr>
      </w:pPr>
    </w:p>
    <w:p w14:paraId="2EC960B5" w14:textId="7B6C4A03" w:rsidR="00853C87" w:rsidRDefault="00853C87" w:rsidP="0044366F">
      <w:pPr>
        <w:rPr>
          <w:rFonts w:ascii="Arial" w:hAnsi="Arial" w:cs="Arial"/>
          <w:sz w:val="24"/>
          <w:szCs w:val="24"/>
        </w:rPr>
      </w:pPr>
    </w:p>
    <w:p w14:paraId="04605B97" w14:textId="02D33924" w:rsidR="00843DF1" w:rsidRDefault="00843DF1" w:rsidP="0044366F">
      <w:pPr>
        <w:rPr>
          <w:rFonts w:ascii="Arial" w:hAnsi="Arial" w:cs="Arial"/>
          <w:sz w:val="24"/>
          <w:szCs w:val="24"/>
        </w:rPr>
      </w:pPr>
    </w:p>
    <w:p w14:paraId="645B18B7" w14:textId="67F91321" w:rsidR="00843DF1" w:rsidRDefault="00843DF1" w:rsidP="0044366F">
      <w:pPr>
        <w:rPr>
          <w:rFonts w:ascii="Arial" w:hAnsi="Arial" w:cs="Arial"/>
          <w:sz w:val="24"/>
          <w:szCs w:val="24"/>
        </w:rPr>
      </w:pPr>
    </w:p>
    <w:p w14:paraId="6E9019EA" w14:textId="77777777" w:rsidR="00853C87" w:rsidRDefault="00853C87" w:rsidP="0044366F">
      <w:pPr>
        <w:rPr>
          <w:rFonts w:ascii="Arial" w:hAnsi="Arial" w:cs="Arial"/>
          <w:sz w:val="24"/>
          <w:szCs w:val="24"/>
        </w:rPr>
      </w:pPr>
    </w:p>
    <w:p w14:paraId="768CF8A7" w14:textId="77777777" w:rsidR="00853C87" w:rsidRDefault="00853C87" w:rsidP="0044366F">
      <w:pPr>
        <w:rPr>
          <w:rFonts w:ascii="Arial" w:hAnsi="Arial" w:cs="Arial"/>
          <w:sz w:val="24"/>
          <w:szCs w:val="24"/>
        </w:rPr>
      </w:pPr>
    </w:p>
    <w:p w14:paraId="0660F8C3" w14:textId="4750822D" w:rsidR="00853C87" w:rsidRDefault="00EC7431" w:rsidP="0044366F">
      <w:pPr>
        <w:rPr>
          <w:b/>
          <w:sz w:val="32"/>
          <w:szCs w:val="32"/>
        </w:rPr>
      </w:pPr>
      <w:r>
        <w:rPr>
          <w:b/>
          <w:sz w:val="32"/>
          <w:szCs w:val="32"/>
        </w:rPr>
        <w:t>Prints Android</w:t>
      </w:r>
    </w:p>
    <w:p w14:paraId="769ECF30" w14:textId="77777777" w:rsidR="00843DF1" w:rsidRDefault="00843DF1" w:rsidP="0044366F">
      <w:pPr>
        <w:rPr>
          <w:b/>
          <w:sz w:val="32"/>
          <w:szCs w:val="32"/>
        </w:rPr>
      </w:pPr>
    </w:p>
    <w:p w14:paraId="48271ED1" w14:textId="20AA0D9A" w:rsidR="00EC7431" w:rsidRDefault="00EC7431" w:rsidP="00EC7431">
      <w:pPr>
        <w:rPr>
          <w:rFonts w:ascii="Arial" w:hAnsi="Arial" w:cs="Arial"/>
          <w:sz w:val="24"/>
          <w:szCs w:val="24"/>
        </w:rPr>
      </w:pPr>
      <w:r>
        <w:rPr>
          <w:rFonts w:ascii="Arial" w:hAnsi="Arial" w:cs="Arial"/>
          <w:noProof/>
          <w:sz w:val="24"/>
          <w:szCs w:val="24"/>
        </w:rPr>
        <w:drawing>
          <wp:inline distT="0" distB="0" distL="0" distR="0" wp14:anchorId="5704C021" wp14:editId="3908E143">
            <wp:extent cx="2216019" cy="3619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ed.jpg"/>
                    <pic:cNvPicPr/>
                  </pic:nvPicPr>
                  <pic:blipFill>
                    <a:blip r:embed="rId25">
                      <a:extLst>
                        <a:ext uri="{28A0092B-C50C-407E-A947-70E740481C1C}">
                          <a14:useLocalDpi xmlns:a14="http://schemas.microsoft.com/office/drawing/2010/main" val="0"/>
                        </a:ext>
                      </a:extLst>
                    </a:blip>
                    <a:stretch>
                      <a:fillRect/>
                    </a:stretch>
                  </pic:blipFill>
                  <pic:spPr>
                    <a:xfrm>
                      <a:off x="0" y="0"/>
                      <a:ext cx="2231426" cy="3644664"/>
                    </a:xfrm>
                    <a:prstGeom prst="rect">
                      <a:avLst/>
                    </a:prstGeom>
                  </pic:spPr>
                </pic:pic>
              </a:graphicData>
            </a:graphic>
          </wp:inline>
        </w:drawing>
      </w:r>
      <w:r>
        <w:rPr>
          <w:rFonts w:ascii="Arial" w:hAnsi="Arial" w:cs="Arial"/>
          <w:noProof/>
          <w:sz w:val="24"/>
          <w:szCs w:val="24"/>
        </w:rPr>
        <w:drawing>
          <wp:inline distT="0" distB="0" distL="0" distR="0" wp14:anchorId="3E81C3F6" wp14:editId="3927698C">
            <wp:extent cx="2282207" cy="3648075"/>
            <wp:effectExtent l="0" t="0" r="381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fil3.jpg"/>
                    <pic:cNvPicPr/>
                  </pic:nvPicPr>
                  <pic:blipFill>
                    <a:blip r:embed="rId26">
                      <a:extLst>
                        <a:ext uri="{28A0092B-C50C-407E-A947-70E740481C1C}">
                          <a14:useLocalDpi xmlns:a14="http://schemas.microsoft.com/office/drawing/2010/main" val="0"/>
                        </a:ext>
                      </a:extLst>
                    </a:blip>
                    <a:stretch>
                      <a:fillRect/>
                    </a:stretch>
                  </pic:blipFill>
                  <pic:spPr>
                    <a:xfrm>
                      <a:off x="0" y="0"/>
                      <a:ext cx="2336375" cy="3734662"/>
                    </a:xfrm>
                    <a:prstGeom prst="rect">
                      <a:avLst/>
                    </a:prstGeom>
                  </pic:spPr>
                </pic:pic>
              </a:graphicData>
            </a:graphic>
          </wp:inline>
        </w:drawing>
      </w:r>
    </w:p>
    <w:p w14:paraId="3D358F5B" w14:textId="419FA58D" w:rsidR="003B0419" w:rsidRDefault="003B0419" w:rsidP="003B0419">
      <w:pPr>
        <w:pStyle w:val="Legenda"/>
        <w:rPr>
          <w:rFonts w:ascii="Arial" w:hAnsi="Arial" w:cs="Arial"/>
          <w:sz w:val="24"/>
          <w:szCs w:val="24"/>
        </w:rPr>
      </w:pPr>
      <w:r>
        <w:t xml:space="preserve">Figura </w:t>
      </w:r>
      <w:r w:rsidR="000258EA">
        <w:fldChar w:fldCharType="begin"/>
      </w:r>
      <w:r w:rsidR="000258EA">
        <w:instrText xml:space="preserve"> SEQ Figura \* ARABIC </w:instrText>
      </w:r>
      <w:r w:rsidR="000258EA">
        <w:fldChar w:fldCharType="separate"/>
      </w:r>
      <w:r>
        <w:rPr>
          <w:noProof/>
        </w:rPr>
        <w:t>6</w:t>
      </w:r>
      <w:r w:rsidR="000258EA">
        <w:rPr>
          <w:noProof/>
        </w:rPr>
        <w:fldChar w:fldCharType="end"/>
      </w:r>
      <w:r>
        <w:t xml:space="preserve"> – Feed Android e Perfil</w:t>
      </w:r>
    </w:p>
    <w:p w14:paraId="4C0CB29E" w14:textId="6F22A42C" w:rsidR="00853C87" w:rsidRDefault="00EC7431" w:rsidP="0044366F">
      <w:pPr>
        <w:rPr>
          <w:rFonts w:ascii="Arial" w:hAnsi="Arial" w:cs="Arial"/>
          <w:sz w:val="24"/>
          <w:szCs w:val="24"/>
        </w:rPr>
      </w:pPr>
      <w:r>
        <w:rPr>
          <w:rFonts w:ascii="Arial" w:hAnsi="Arial" w:cs="Arial"/>
          <w:noProof/>
          <w:sz w:val="24"/>
          <w:szCs w:val="24"/>
        </w:rPr>
        <w:lastRenderedPageBreak/>
        <w:drawing>
          <wp:inline distT="0" distB="0" distL="0" distR="0" wp14:anchorId="07494CA4" wp14:editId="5CD4102D">
            <wp:extent cx="2247900" cy="365422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dutos.jpg"/>
                    <pic:cNvPicPr/>
                  </pic:nvPicPr>
                  <pic:blipFill>
                    <a:blip r:embed="rId27">
                      <a:extLst>
                        <a:ext uri="{28A0092B-C50C-407E-A947-70E740481C1C}">
                          <a14:useLocalDpi xmlns:a14="http://schemas.microsoft.com/office/drawing/2010/main" val="0"/>
                        </a:ext>
                      </a:extLst>
                    </a:blip>
                    <a:stretch>
                      <a:fillRect/>
                    </a:stretch>
                  </pic:blipFill>
                  <pic:spPr>
                    <a:xfrm>
                      <a:off x="0" y="0"/>
                      <a:ext cx="2259151" cy="3672510"/>
                    </a:xfrm>
                    <a:prstGeom prst="rect">
                      <a:avLst/>
                    </a:prstGeom>
                  </pic:spPr>
                </pic:pic>
              </a:graphicData>
            </a:graphic>
          </wp:inline>
        </w:drawing>
      </w:r>
      <w:r>
        <w:rPr>
          <w:rFonts w:ascii="Arial" w:hAnsi="Arial" w:cs="Arial"/>
          <w:noProof/>
          <w:sz w:val="24"/>
          <w:szCs w:val="24"/>
        </w:rPr>
        <w:drawing>
          <wp:inline distT="0" distB="0" distL="0" distR="0" wp14:anchorId="49822675" wp14:editId="748BA248">
            <wp:extent cx="2305050" cy="3671214"/>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t.jpg"/>
                    <pic:cNvPicPr/>
                  </pic:nvPicPr>
                  <pic:blipFill>
                    <a:blip r:embed="rId28">
                      <a:extLst>
                        <a:ext uri="{28A0092B-C50C-407E-A947-70E740481C1C}">
                          <a14:useLocalDpi xmlns:a14="http://schemas.microsoft.com/office/drawing/2010/main" val="0"/>
                        </a:ext>
                      </a:extLst>
                    </a:blip>
                    <a:stretch>
                      <a:fillRect/>
                    </a:stretch>
                  </pic:blipFill>
                  <pic:spPr>
                    <a:xfrm>
                      <a:off x="0" y="0"/>
                      <a:ext cx="2324881" cy="3702798"/>
                    </a:xfrm>
                    <a:prstGeom prst="rect">
                      <a:avLst/>
                    </a:prstGeom>
                  </pic:spPr>
                </pic:pic>
              </a:graphicData>
            </a:graphic>
          </wp:inline>
        </w:drawing>
      </w:r>
    </w:p>
    <w:p w14:paraId="1F0118EF" w14:textId="6187AEAE" w:rsidR="00EC7431" w:rsidRDefault="003B0419" w:rsidP="003B0419">
      <w:pPr>
        <w:pStyle w:val="Legenda"/>
        <w:rPr>
          <w:rFonts w:ascii="Arial" w:hAnsi="Arial" w:cs="Arial"/>
          <w:sz w:val="24"/>
          <w:szCs w:val="24"/>
        </w:rPr>
      </w:pPr>
      <w:r>
        <w:t xml:space="preserve">Figura </w:t>
      </w:r>
      <w:r w:rsidR="000258EA">
        <w:fldChar w:fldCharType="begin"/>
      </w:r>
      <w:r w:rsidR="000258EA">
        <w:instrText xml:space="preserve"> SEQ Figura \* ARABIC </w:instrText>
      </w:r>
      <w:r w:rsidR="000258EA">
        <w:fldChar w:fldCharType="separate"/>
      </w:r>
      <w:r>
        <w:rPr>
          <w:noProof/>
        </w:rPr>
        <w:t>7</w:t>
      </w:r>
      <w:r w:rsidR="000258EA">
        <w:rPr>
          <w:noProof/>
        </w:rPr>
        <w:fldChar w:fldCharType="end"/>
      </w:r>
      <w:r>
        <w:t xml:space="preserve"> - Produtos e Chat Android</w:t>
      </w:r>
    </w:p>
    <w:p w14:paraId="3E852067" w14:textId="77777777" w:rsidR="00EC7431" w:rsidRDefault="00EC7431" w:rsidP="0044366F">
      <w:pPr>
        <w:rPr>
          <w:rFonts w:ascii="Arial" w:hAnsi="Arial" w:cs="Arial"/>
          <w:sz w:val="24"/>
          <w:szCs w:val="24"/>
        </w:rPr>
      </w:pPr>
    </w:p>
    <w:p w14:paraId="46D24251" w14:textId="77777777" w:rsidR="00853C87" w:rsidRDefault="00853C87" w:rsidP="0044366F">
      <w:pPr>
        <w:rPr>
          <w:rFonts w:ascii="Arial" w:hAnsi="Arial" w:cs="Arial"/>
          <w:sz w:val="24"/>
          <w:szCs w:val="24"/>
        </w:rPr>
      </w:pPr>
    </w:p>
    <w:p w14:paraId="13811143" w14:textId="1E2D318A" w:rsidR="004C4EA7" w:rsidRPr="00853C87" w:rsidRDefault="004C4EA7" w:rsidP="0044366F">
      <w:pPr>
        <w:rPr>
          <w:rFonts w:ascii="Arial" w:hAnsi="Arial" w:cs="Arial"/>
          <w:sz w:val="24"/>
          <w:szCs w:val="24"/>
        </w:rPr>
      </w:pPr>
      <w:r w:rsidRPr="0044366F">
        <w:rPr>
          <w:b/>
          <w:sz w:val="32"/>
          <w:szCs w:val="32"/>
        </w:rPr>
        <w:t>Cronograma</w:t>
      </w:r>
      <w:r w:rsidR="00AC254E" w:rsidRPr="0044366F">
        <w:rPr>
          <w:b/>
          <w:sz w:val="32"/>
          <w:szCs w:val="32"/>
        </w:rPr>
        <w:t xml:space="preserve"> da paralisação.</w:t>
      </w:r>
    </w:p>
    <w:p w14:paraId="597FF60E" w14:textId="77777777" w:rsidR="004C4EA7" w:rsidRDefault="004C4EA7" w:rsidP="00C65971">
      <w:pPr>
        <w:rPr>
          <w:rFonts w:ascii="Arial" w:hAnsi="Arial" w:cs="Arial"/>
          <w:sz w:val="24"/>
          <w:szCs w:val="24"/>
        </w:rPr>
      </w:pPr>
    </w:p>
    <w:p w14:paraId="1D0F5234" w14:textId="77777777" w:rsidR="00D93EF6" w:rsidRDefault="00AC254E" w:rsidP="00C65971">
      <w:pPr>
        <w:rPr>
          <w:rFonts w:ascii="Arial" w:hAnsi="Arial" w:cs="Arial"/>
          <w:sz w:val="24"/>
          <w:szCs w:val="24"/>
        </w:rPr>
      </w:pPr>
      <w:r>
        <w:rPr>
          <w:rFonts w:ascii="Arial" w:hAnsi="Arial" w:cs="Arial"/>
          <w:sz w:val="24"/>
          <w:szCs w:val="24"/>
        </w:rPr>
        <w:t>Gráfico que representado pelas etapas concluídas</w:t>
      </w:r>
      <w:r w:rsidR="004C1ABD">
        <w:rPr>
          <w:rFonts w:ascii="Arial" w:hAnsi="Arial" w:cs="Arial"/>
          <w:sz w:val="24"/>
          <w:szCs w:val="24"/>
        </w:rPr>
        <w:t xml:space="preserve"> do projeto durante a paralisação.</w:t>
      </w:r>
    </w:p>
    <w:p w14:paraId="6FD14392" w14:textId="77777777" w:rsidR="004C1ABD" w:rsidRDefault="004C1ABD" w:rsidP="00C65971">
      <w:pPr>
        <w:rPr>
          <w:rFonts w:ascii="Arial" w:hAnsi="Arial" w:cs="Arial"/>
          <w:sz w:val="24"/>
          <w:szCs w:val="24"/>
        </w:rPr>
      </w:pPr>
    </w:p>
    <w:p w14:paraId="4A1A1819" w14:textId="6D708DFE" w:rsidR="004C4EA7" w:rsidRDefault="0048623F" w:rsidP="00C65971">
      <w:pPr>
        <w:rPr>
          <w:rFonts w:ascii="Arial" w:hAnsi="Arial" w:cs="Arial"/>
          <w:sz w:val="24"/>
          <w:szCs w:val="24"/>
        </w:rPr>
      </w:pPr>
      <w:r>
        <w:rPr>
          <w:rFonts w:ascii="Arial" w:hAnsi="Arial" w:cs="Arial"/>
          <w:noProof/>
          <w:sz w:val="24"/>
          <w:szCs w:val="24"/>
          <w:lang w:eastAsia="pt-BR"/>
        </w:rPr>
        <w:drawing>
          <wp:inline distT="0" distB="0" distL="0" distR="0" wp14:anchorId="78DB480F" wp14:editId="65223C4F">
            <wp:extent cx="5648325" cy="1143000"/>
            <wp:effectExtent l="0" t="0" r="9525" b="0"/>
            <wp:docPr id="2" name="Imagem 2" descr="cronog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onogam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8325" cy="1143000"/>
                    </a:xfrm>
                    <a:prstGeom prst="rect">
                      <a:avLst/>
                    </a:prstGeom>
                    <a:noFill/>
                    <a:ln>
                      <a:noFill/>
                    </a:ln>
                  </pic:spPr>
                </pic:pic>
              </a:graphicData>
            </a:graphic>
          </wp:inline>
        </w:drawing>
      </w:r>
      <w:r w:rsidR="00D93EF6">
        <w:rPr>
          <w:rFonts w:ascii="Arial" w:hAnsi="Arial" w:cs="Arial"/>
          <w:sz w:val="24"/>
          <w:szCs w:val="24"/>
        </w:rPr>
        <w:t xml:space="preserve">   </w:t>
      </w:r>
    </w:p>
    <w:p w14:paraId="661B4BD3" w14:textId="457F5248" w:rsidR="00AC254E" w:rsidRDefault="00AC254E" w:rsidP="00C65971">
      <w:pPr>
        <w:rPr>
          <w:rFonts w:ascii="Arial" w:hAnsi="Arial" w:cs="Arial"/>
          <w:sz w:val="24"/>
          <w:szCs w:val="24"/>
        </w:rPr>
      </w:pPr>
    </w:p>
    <w:p w14:paraId="40847916" w14:textId="35260E2B" w:rsidR="00843DF1" w:rsidRDefault="00843DF1" w:rsidP="00C65971">
      <w:pPr>
        <w:rPr>
          <w:rFonts w:ascii="Arial" w:hAnsi="Arial" w:cs="Arial"/>
          <w:sz w:val="24"/>
          <w:szCs w:val="24"/>
        </w:rPr>
      </w:pPr>
    </w:p>
    <w:p w14:paraId="0FFA64E9" w14:textId="77777777" w:rsidR="00843DF1" w:rsidRDefault="00843DF1" w:rsidP="00C65971">
      <w:pPr>
        <w:rPr>
          <w:rFonts w:ascii="Arial" w:hAnsi="Arial" w:cs="Arial"/>
          <w:sz w:val="24"/>
          <w:szCs w:val="24"/>
        </w:rPr>
      </w:pPr>
    </w:p>
    <w:p w14:paraId="4038C833" w14:textId="77777777" w:rsidR="00AC254E" w:rsidRDefault="00AC254E" w:rsidP="00AC254E">
      <w:pPr>
        <w:pStyle w:val="Ttulo1"/>
        <w:rPr>
          <w:b/>
          <w:color w:val="auto"/>
        </w:rPr>
      </w:pPr>
      <w:bookmarkStart w:id="35" w:name="_Toc45263306"/>
      <w:r w:rsidRPr="00141EC4">
        <w:rPr>
          <w:b/>
          <w:color w:val="auto"/>
        </w:rPr>
        <w:t>Cronograma</w:t>
      </w:r>
      <w:r>
        <w:rPr>
          <w:b/>
          <w:color w:val="auto"/>
        </w:rPr>
        <w:t>.</w:t>
      </w:r>
      <w:bookmarkEnd w:id="35"/>
    </w:p>
    <w:p w14:paraId="5D65319B" w14:textId="77777777" w:rsidR="004C1ABD" w:rsidRPr="004C1ABD" w:rsidRDefault="004C1ABD" w:rsidP="004C1ABD"/>
    <w:p w14:paraId="0E2CE26D" w14:textId="77777777" w:rsidR="00AC254E" w:rsidRDefault="00AC254E" w:rsidP="00AC254E">
      <w:pPr>
        <w:rPr>
          <w:rFonts w:ascii="Arial" w:hAnsi="Arial" w:cs="Arial"/>
          <w:sz w:val="24"/>
          <w:szCs w:val="24"/>
        </w:rPr>
      </w:pPr>
      <w:r>
        <w:rPr>
          <w:rFonts w:ascii="Arial" w:hAnsi="Arial" w:cs="Arial"/>
          <w:sz w:val="24"/>
          <w:szCs w:val="24"/>
        </w:rPr>
        <w:lastRenderedPageBreak/>
        <w:t xml:space="preserve">Esse é um gráfico utilizado para ilustrar o avanço das diferentes etapas do nosso projeto. Representando assim o intervalo de tempo de cada função e quem a executou. </w:t>
      </w:r>
    </w:p>
    <w:p w14:paraId="6AF71E47" w14:textId="77777777" w:rsidR="00AC254E" w:rsidRPr="00AC254E" w:rsidRDefault="00AC254E" w:rsidP="00AC254E">
      <w:r>
        <w:rPr>
          <w:rFonts w:ascii="Arial" w:hAnsi="Arial" w:cs="Arial"/>
          <w:sz w:val="24"/>
          <w:szCs w:val="24"/>
        </w:rPr>
        <w:t xml:space="preserve">   </w:t>
      </w:r>
      <w:r w:rsidR="007F39E8">
        <w:rPr>
          <w:noProof/>
          <w:lang w:eastAsia="pt-BR"/>
        </w:rPr>
        <w:drawing>
          <wp:inline distT="0" distB="0" distL="0" distR="0" wp14:anchorId="0F6869D4" wp14:editId="33B09F97">
            <wp:extent cx="5400040" cy="10729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1072920"/>
                    </a:xfrm>
                    <a:prstGeom prst="rect">
                      <a:avLst/>
                    </a:prstGeom>
                  </pic:spPr>
                </pic:pic>
              </a:graphicData>
            </a:graphic>
          </wp:inline>
        </w:drawing>
      </w:r>
    </w:p>
    <w:p w14:paraId="255169DA" w14:textId="77777777" w:rsidR="00AC254E" w:rsidRPr="00EE5FBC" w:rsidRDefault="00AC254E" w:rsidP="00C65971">
      <w:pPr>
        <w:rPr>
          <w:rFonts w:ascii="Arial" w:hAnsi="Arial" w:cs="Arial"/>
          <w:sz w:val="24"/>
          <w:szCs w:val="24"/>
        </w:rPr>
      </w:pPr>
    </w:p>
    <w:sectPr w:rsidR="00AC254E" w:rsidRPr="00EE5FBC">
      <w:headerReference w:type="default" r:id="rId31"/>
      <w:footerReference w:type="default" r:id="rId32"/>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Rafael Martins Alves" w:date="2020-07-16T22:31:00Z" w:initials="RMA">
    <w:p w14:paraId="6656C85C" w14:textId="701AD23E" w:rsidR="000403D2" w:rsidRDefault="000403D2">
      <w:pPr>
        <w:pStyle w:val="Textodecomentrio"/>
      </w:pPr>
      <w:r>
        <w:rPr>
          <w:rStyle w:val="Refdecomentrio"/>
        </w:rPr>
        <w:annotationRef/>
      </w:r>
      <w:r>
        <w:t>github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656C8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B53AE" w16cex:dateUtc="2020-07-17T0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656C85C" w16cid:durableId="22BB53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FDDC64" w14:textId="77777777" w:rsidR="000258EA" w:rsidRDefault="000258EA" w:rsidP="00BB5C9E">
      <w:pPr>
        <w:spacing w:after="0" w:line="240" w:lineRule="auto"/>
      </w:pPr>
      <w:r>
        <w:separator/>
      </w:r>
    </w:p>
  </w:endnote>
  <w:endnote w:type="continuationSeparator" w:id="0">
    <w:p w14:paraId="187A1AD8" w14:textId="77777777" w:rsidR="000258EA" w:rsidRDefault="000258EA" w:rsidP="00BB5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D26883" w14:textId="77777777" w:rsidR="00BB5C9E" w:rsidRPr="00BB5C9E" w:rsidRDefault="007D4E8E" w:rsidP="00BB5C9E">
    <w:pPr>
      <w:pStyle w:val="Rodap"/>
      <w:jc w:val="center"/>
      <w:rPr>
        <w:rFonts w:ascii="Arial" w:hAnsi="Arial" w:cs="Arial"/>
      </w:rPr>
    </w:pPr>
    <w:r w:rsidRPr="00BB5C9E">
      <w:rPr>
        <w:rFonts w:ascii="Arial" w:hAnsi="Arial" w:cs="Arial"/>
      </w:rPr>
      <w:t>Jaguariúna</w:t>
    </w:r>
    <w:r w:rsidR="00BB5C9E" w:rsidRPr="00BB5C9E">
      <w:rPr>
        <w:rFonts w:ascii="Arial" w:hAnsi="Arial" w:cs="Arial"/>
      </w:rPr>
      <w:t>-SP, 2020</w:t>
    </w:r>
  </w:p>
  <w:p w14:paraId="140039B1" w14:textId="77777777" w:rsidR="00BB5C9E" w:rsidRDefault="00BB5C9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BEA8E2" w14:textId="77777777" w:rsidR="000258EA" w:rsidRDefault="000258EA" w:rsidP="00BB5C9E">
      <w:pPr>
        <w:spacing w:after="0" w:line="240" w:lineRule="auto"/>
      </w:pPr>
      <w:r>
        <w:separator/>
      </w:r>
    </w:p>
  </w:footnote>
  <w:footnote w:type="continuationSeparator" w:id="0">
    <w:p w14:paraId="45C880D6" w14:textId="77777777" w:rsidR="000258EA" w:rsidRDefault="000258EA" w:rsidP="00BB5C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74361" w14:textId="1140D059" w:rsidR="003731C2" w:rsidRDefault="003731C2">
    <w:pPr>
      <w:pStyle w:val="Cabealho"/>
    </w:pPr>
  </w:p>
  <w:p w14:paraId="676878FF" w14:textId="77777777" w:rsidR="003731C2" w:rsidRDefault="003731C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F61510"/>
    <w:multiLevelType w:val="multilevel"/>
    <w:tmpl w:val="7070E9F2"/>
    <w:lvl w:ilvl="0">
      <w:start w:val="2"/>
      <w:numFmt w:val="decimal"/>
      <w:lvlText w:val="%1."/>
      <w:lvlJc w:val="left"/>
      <w:pPr>
        <w:ind w:left="390" w:hanging="390"/>
      </w:pPr>
    </w:lvl>
    <w:lvl w:ilvl="1">
      <w:start w:val="5"/>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1" w15:restartNumberingAfterBreak="0">
    <w:nsid w:val="1BC47527"/>
    <w:multiLevelType w:val="multilevel"/>
    <w:tmpl w:val="4F38761E"/>
    <w:lvl w:ilvl="0">
      <w:start w:val="2"/>
      <w:numFmt w:val="decimal"/>
      <w:lvlText w:val="%1."/>
      <w:lvlJc w:val="left"/>
      <w:pPr>
        <w:ind w:left="390" w:hanging="390"/>
      </w:pPr>
    </w:lvl>
    <w:lvl w:ilvl="1">
      <w:start w:val="6"/>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2" w15:restartNumberingAfterBreak="0">
    <w:nsid w:val="5AAD57C1"/>
    <w:multiLevelType w:val="hybridMultilevel"/>
    <w:tmpl w:val="8F820E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613F6BD0"/>
    <w:multiLevelType w:val="multilevel"/>
    <w:tmpl w:val="4F38761E"/>
    <w:lvl w:ilvl="0">
      <w:start w:val="2"/>
      <w:numFmt w:val="decimal"/>
      <w:lvlText w:val="%1."/>
      <w:lvlJc w:val="left"/>
      <w:pPr>
        <w:ind w:left="390" w:hanging="390"/>
      </w:pPr>
    </w:lvl>
    <w:lvl w:ilvl="1">
      <w:start w:val="6"/>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4" w15:restartNumberingAfterBreak="0">
    <w:nsid w:val="634E6F44"/>
    <w:multiLevelType w:val="multilevel"/>
    <w:tmpl w:val="6F2C6D80"/>
    <w:lvl w:ilvl="0">
      <w:start w:val="1"/>
      <w:numFmt w:val="decimal"/>
      <w:lvlText w:val="%1."/>
      <w:lvlJc w:val="left"/>
      <w:pPr>
        <w:ind w:left="644" w:hanging="360"/>
      </w:pPr>
    </w:lvl>
    <w:lvl w:ilvl="1">
      <w:start w:val="1"/>
      <w:numFmt w:val="decimal"/>
      <w:isLgl/>
      <w:lvlText w:val="%1.%2."/>
      <w:lvlJc w:val="left"/>
      <w:pPr>
        <w:ind w:left="1353" w:hanging="720"/>
      </w:pPr>
    </w:lvl>
    <w:lvl w:ilvl="2">
      <w:start w:val="1"/>
      <w:numFmt w:val="decimal"/>
      <w:isLgl/>
      <w:lvlText w:val="%1.%2.%3."/>
      <w:lvlJc w:val="left"/>
      <w:pPr>
        <w:ind w:left="1702" w:hanging="720"/>
      </w:pPr>
    </w:lvl>
    <w:lvl w:ilvl="3">
      <w:start w:val="1"/>
      <w:numFmt w:val="decimal"/>
      <w:isLgl/>
      <w:lvlText w:val="%1.%2.%3.%4."/>
      <w:lvlJc w:val="left"/>
      <w:pPr>
        <w:ind w:left="2411" w:hanging="1080"/>
      </w:pPr>
    </w:lvl>
    <w:lvl w:ilvl="4">
      <w:start w:val="1"/>
      <w:numFmt w:val="decimal"/>
      <w:isLgl/>
      <w:lvlText w:val="%1.%2.%3.%4.%5."/>
      <w:lvlJc w:val="left"/>
      <w:pPr>
        <w:ind w:left="2760" w:hanging="1080"/>
      </w:pPr>
    </w:lvl>
    <w:lvl w:ilvl="5">
      <w:start w:val="1"/>
      <w:numFmt w:val="decimal"/>
      <w:isLgl/>
      <w:lvlText w:val="%1.%2.%3.%4.%5.%6."/>
      <w:lvlJc w:val="left"/>
      <w:pPr>
        <w:ind w:left="3469" w:hanging="1440"/>
      </w:pPr>
    </w:lvl>
    <w:lvl w:ilvl="6">
      <w:start w:val="1"/>
      <w:numFmt w:val="decimal"/>
      <w:isLgl/>
      <w:lvlText w:val="%1.%2.%3.%4.%5.%6.%7."/>
      <w:lvlJc w:val="left"/>
      <w:pPr>
        <w:ind w:left="3818" w:hanging="1440"/>
      </w:pPr>
    </w:lvl>
    <w:lvl w:ilvl="7">
      <w:start w:val="1"/>
      <w:numFmt w:val="decimal"/>
      <w:isLgl/>
      <w:lvlText w:val="%1.%2.%3.%4.%5.%6.%7.%8."/>
      <w:lvlJc w:val="left"/>
      <w:pPr>
        <w:ind w:left="4527" w:hanging="1800"/>
      </w:pPr>
    </w:lvl>
    <w:lvl w:ilvl="8">
      <w:start w:val="1"/>
      <w:numFmt w:val="decimal"/>
      <w:isLgl/>
      <w:lvlText w:val="%1.%2.%3.%4.%5.%6.%7.%8.%9."/>
      <w:lvlJc w:val="left"/>
      <w:pPr>
        <w:ind w:left="5236" w:hanging="2160"/>
      </w:pPr>
    </w:lvl>
  </w:abstractNum>
  <w:num w:numId="1">
    <w:abstractNumId w:val="2"/>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afael Martins Alves">
    <w15:presenceInfo w15:providerId="None" w15:userId="Rafael Martins 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4A1"/>
    <w:rsid w:val="00002988"/>
    <w:rsid w:val="000258EA"/>
    <w:rsid w:val="000327ED"/>
    <w:rsid w:val="000403D2"/>
    <w:rsid w:val="00050AD2"/>
    <w:rsid w:val="000B4760"/>
    <w:rsid w:val="000F116C"/>
    <w:rsid w:val="000F2A08"/>
    <w:rsid w:val="001118C5"/>
    <w:rsid w:val="001175DF"/>
    <w:rsid w:val="00141EC4"/>
    <w:rsid w:val="0015354D"/>
    <w:rsid w:val="001B4F3F"/>
    <w:rsid w:val="001B5EDE"/>
    <w:rsid w:val="001D45FA"/>
    <w:rsid w:val="001E75B8"/>
    <w:rsid w:val="00227339"/>
    <w:rsid w:val="00233EAA"/>
    <w:rsid w:val="0026658B"/>
    <w:rsid w:val="002F732C"/>
    <w:rsid w:val="00353FC5"/>
    <w:rsid w:val="003731C2"/>
    <w:rsid w:val="003B0419"/>
    <w:rsid w:val="00421839"/>
    <w:rsid w:val="00434EA1"/>
    <w:rsid w:val="0044366F"/>
    <w:rsid w:val="00476EBE"/>
    <w:rsid w:val="0048623F"/>
    <w:rsid w:val="004A0863"/>
    <w:rsid w:val="004A55FC"/>
    <w:rsid w:val="004C1ABD"/>
    <w:rsid w:val="004C4EA7"/>
    <w:rsid w:val="00535EB1"/>
    <w:rsid w:val="00547087"/>
    <w:rsid w:val="00552FD3"/>
    <w:rsid w:val="005C13CC"/>
    <w:rsid w:val="006062F6"/>
    <w:rsid w:val="006478E0"/>
    <w:rsid w:val="00647B9D"/>
    <w:rsid w:val="00666E8E"/>
    <w:rsid w:val="00676777"/>
    <w:rsid w:val="006931CB"/>
    <w:rsid w:val="006A027A"/>
    <w:rsid w:val="006F0C6A"/>
    <w:rsid w:val="006F60C3"/>
    <w:rsid w:val="007506E1"/>
    <w:rsid w:val="00752255"/>
    <w:rsid w:val="00754725"/>
    <w:rsid w:val="007D4E8E"/>
    <w:rsid w:val="007F01A6"/>
    <w:rsid w:val="007F39E8"/>
    <w:rsid w:val="008014A1"/>
    <w:rsid w:val="00824881"/>
    <w:rsid w:val="00843DF1"/>
    <w:rsid w:val="00844B93"/>
    <w:rsid w:val="00853C87"/>
    <w:rsid w:val="00883D64"/>
    <w:rsid w:val="008A0DC0"/>
    <w:rsid w:val="00991412"/>
    <w:rsid w:val="009C6E00"/>
    <w:rsid w:val="009F0DB9"/>
    <w:rsid w:val="00A43E2E"/>
    <w:rsid w:val="00A72BDE"/>
    <w:rsid w:val="00A87856"/>
    <w:rsid w:val="00A9649B"/>
    <w:rsid w:val="00AC254E"/>
    <w:rsid w:val="00AC3620"/>
    <w:rsid w:val="00B61A48"/>
    <w:rsid w:val="00BB5C9E"/>
    <w:rsid w:val="00C37899"/>
    <w:rsid w:val="00C63A81"/>
    <w:rsid w:val="00C65971"/>
    <w:rsid w:val="00C674AD"/>
    <w:rsid w:val="00C704F5"/>
    <w:rsid w:val="00C8279C"/>
    <w:rsid w:val="00D12598"/>
    <w:rsid w:val="00D55815"/>
    <w:rsid w:val="00D93EF6"/>
    <w:rsid w:val="00DA3A5A"/>
    <w:rsid w:val="00DA5C7C"/>
    <w:rsid w:val="00DB0469"/>
    <w:rsid w:val="00DD035B"/>
    <w:rsid w:val="00DD04DA"/>
    <w:rsid w:val="00DF7CE0"/>
    <w:rsid w:val="00E505F7"/>
    <w:rsid w:val="00E67E8C"/>
    <w:rsid w:val="00E67F19"/>
    <w:rsid w:val="00EC7431"/>
    <w:rsid w:val="00ED0A21"/>
    <w:rsid w:val="00ED6963"/>
    <w:rsid w:val="00EE5FBC"/>
    <w:rsid w:val="00F66870"/>
    <w:rsid w:val="00FA2152"/>
    <w:rsid w:val="00FC05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F3F89"/>
  <w15:docId w15:val="{A48A177A-B91A-49EA-A815-54E6967EA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506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44366F"/>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A027A"/>
    <w:pPr>
      <w:ind w:left="720"/>
      <w:contextualSpacing/>
    </w:pPr>
  </w:style>
  <w:style w:type="table" w:customStyle="1" w:styleId="1">
    <w:name w:val="1"/>
    <w:basedOn w:val="Tabelanormal"/>
    <w:rsid w:val="00647B9D"/>
    <w:pPr>
      <w:spacing w:after="0" w:line="240" w:lineRule="auto"/>
      <w:ind w:left="10" w:right="2854"/>
      <w:jc w:val="both"/>
    </w:pPr>
    <w:rPr>
      <w:rFonts w:ascii="Arial" w:eastAsia="Arial" w:hAnsi="Arial" w:cs="Arial"/>
      <w:sz w:val="24"/>
      <w:szCs w:val="24"/>
    </w:rPr>
    <w:tblPr>
      <w:tblStyleRowBandSize w:val="1"/>
      <w:tblStyleColBandSize w:val="1"/>
      <w:tblInd w:w="0" w:type="nil"/>
    </w:tblPr>
  </w:style>
  <w:style w:type="table" w:styleId="Tabelacomgrade">
    <w:name w:val="Table Grid"/>
    <w:basedOn w:val="Tabelanormal"/>
    <w:uiPriority w:val="39"/>
    <w:rsid w:val="00647B9D"/>
    <w:pPr>
      <w:spacing w:after="0" w:line="240" w:lineRule="auto"/>
      <w:ind w:left="10" w:right="2854"/>
      <w:jc w:val="both"/>
    </w:pPr>
    <w:rPr>
      <w:rFonts w:ascii="Arial" w:hAnsi="Arial" w:cs="Arial"/>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4C4EA7"/>
    <w:rPr>
      <w:b/>
      <w:bCs/>
    </w:rPr>
  </w:style>
  <w:style w:type="paragraph" w:styleId="Ttulo">
    <w:name w:val="Title"/>
    <w:basedOn w:val="Normal"/>
    <w:next w:val="Normal"/>
    <w:link w:val="TtuloChar"/>
    <w:uiPriority w:val="10"/>
    <w:qFormat/>
    <w:rsid w:val="007506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7506E1"/>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7506E1"/>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7506E1"/>
    <w:pPr>
      <w:outlineLvl w:val="9"/>
    </w:pPr>
    <w:rPr>
      <w:lang w:eastAsia="pt-BR"/>
    </w:rPr>
  </w:style>
  <w:style w:type="paragraph" w:styleId="Sumrio1">
    <w:name w:val="toc 1"/>
    <w:basedOn w:val="Normal"/>
    <w:next w:val="Normal"/>
    <w:autoRedefine/>
    <w:uiPriority w:val="39"/>
    <w:unhideWhenUsed/>
    <w:rsid w:val="007506E1"/>
    <w:pPr>
      <w:spacing w:after="100"/>
    </w:pPr>
  </w:style>
  <w:style w:type="character" w:styleId="Hyperlink">
    <w:name w:val="Hyperlink"/>
    <w:basedOn w:val="Fontepargpadro"/>
    <w:uiPriority w:val="99"/>
    <w:unhideWhenUsed/>
    <w:rsid w:val="007506E1"/>
    <w:rPr>
      <w:color w:val="0563C1" w:themeColor="hyperlink"/>
      <w:u w:val="single"/>
    </w:rPr>
  </w:style>
  <w:style w:type="paragraph" w:styleId="Cabealho">
    <w:name w:val="header"/>
    <w:basedOn w:val="Normal"/>
    <w:link w:val="CabealhoChar"/>
    <w:uiPriority w:val="99"/>
    <w:unhideWhenUsed/>
    <w:rsid w:val="00BB5C9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B5C9E"/>
  </w:style>
  <w:style w:type="paragraph" w:styleId="Rodap">
    <w:name w:val="footer"/>
    <w:basedOn w:val="Normal"/>
    <w:link w:val="RodapChar"/>
    <w:uiPriority w:val="99"/>
    <w:unhideWhenUsed/>
    <w:rsid w:val="00BB5C9E"/>
    <w:pPr>
      <w:tabs>
        <w:tab w:val="center" w:pos="4252"/>
        <w:tab w:val="right" w:pos="8504"/>
      </w:tabs>
      <w:spacing w:after="0" w:line="240" w:lineRule="auto"/>
    </w:pPr>
  </w:style>
  <w:style w:type="character" w:customStyle="1" w:styleId="RodapChar">
    <w:name w:val="Rodapé Char"/>
    <w:basedOn w:val="Fontepargpadro"/>
    <w:link w:val="Rodap"/>
    <w:uiPriority w:val="99"/>
    <w:rsid w:val="00BB5C9E"/>
  </w:style>
  <w:style w:type="paragraph" w:styleId="Textodebalo">
    <w:name w:val="Balloon Text"/>
    <w:basedOn w:val="Normal"/>
    <w:link w:val="TextodebaloChar"/>
    <w:uiPriority w:val="99"/>
    <w:semiHidden/>
    <w:unhideWhenUsed/>
    <w:rsid w:val="00AC254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C254E"/>
    <w:rPr>
      <w:rFonts w:ascii="Tahoma" w:hAnsi="Tahoma" w:cs="Tahoma"/>
      <w:sz w:val="16"/>
      <w:szCs w:val="16"/>
    </w:rPr>
  </w:style>
  <w:style w:type="character" w:customStyle="1" w:styleId="Ttulo2Char">
    <w:name w:val="Título 2 Char"/>
    <w:basedOn w:val="Fontepargpadro"/>
    <w:link w:val="Ttulo2"/>
    <w:uiPriority w:val="9"/>
    <w:semiHidden/>
    <w:rsid w:val="0044366F"/>
    <w:rPr>
      <w:rFonts w:asciiTheme="majorHAnsi" w:eastAsiaTheme="majorEastAsia" w:hAnsiTheme="majorHAnsi" w:cstheme="majorBidi"/>
      <w:b/>
      <w:bCs/>
      <w:color w:val="5B9BD5" w:themeColor="accent1"/>
      <w:sz w:val="26"/>
      <w:szCs w:val="26"/>
    </w:rPr>
  </w:style>
  <w:style w:type="paragraph" w:styleId="SemEspaamento">
    <w:name w:val="No Spacing"/>
    <w:uiPriority w:val="1"/>
    <w:qFormat/>
    <w:rsid w:val="00C704F5"/>
    <w:pPr>
      <w:spacing w:after="0" w:line="240" w:lineRule="auto"/>
    </w:pPr>
  </w:style>
  <w:style w:type="paragraph" w:styleId="Pr-formataoHTML">
    <w:name w:val="HTML Preformatted"/>
    <w:basedOn w:val="Normal"/>
    <w:link w:val="Pr-formataoHTMLChar"/>
    <w:uiPriority w:val="99"/>
    <w:semiHidden/>
    <w:unhideWhenUsed/>
    <w:rsid w:val="009C6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C6E00"/>
    <w:rPr>
      <w:rFonts w:ascii="Courier New" w:eastAsia="Times New Roman" w:hAnsi="Courier New" w:cs="Courier New"/>
      <w:sz w:val="20"/>
      <w:szCs w:val="20"/>
      <w:lang w:eastAsia="pt-BR"/>
    </w:rPr>
  </w:style>
  <w:style w:type="paragraph" w:styleId="Sumrio2">
    <w:name w:val="toc 2"/>
    <w:basedOn w:val="Normal"/>
    <w:next w:val="Normal"/>
    <w:autoRedefine/>
    <w:uiPriority w:val="39"/>
    <w:unhideWhenUsed/>
    <w:rsid w:val="00FC0535"/>
    <w:pPr>
      <w:spacing w:after="100"/>
      <w:ind w:left="220"/>
    </w:pPr>
  </w:style>
  <w:style w:type="paragraph" w:styleId="Legenda">
    <w:name w:val="caption"/>
    <w:basedOn w:val="Normal"/>
    <w:next w:val="Normal"/>
    <w:uiPriority w:val="35"/>
    <w:unhideWhenUsed/>
    <w:qFormat/>
    <w:rsid w:val="003B0419"/>
    <w:pPr>
      <w:spacing w:after="200" w:line="240" w:lineRule="auto"/>
    </w:pPr>
    <w:rPr>
      <w:i/>
      <w:iCs/>
      <w:color w:val="44546A" w:themeColor="text2"/>
      <w:sz w:val="18"/>
      <w:szCs w:val="18"/>
    </w:rPr>
  </w:style>
  <w:style w:type="character" w:styleId="Refdecomentrio">
    <w:name w:val="annotation reference"/>
    <w:basedOn w:val="Fontepargpadro"/>
    <w:uiPriority w:val="99"/>
    <w:semiHidden/>
    <w:unhideWhenUsed/>
    <w:rsid w:val="000403D2"/>
    <w:rPr>
      <w:sz w:val="16"/>
      <w:szCs w:val="16"/>
    </w:rPr>
  </w:style>
  <w:style w:type="paragraph" w:styleId="Textodecomentrio">
    <w:name w:val="annotation text"/>
    <w:basedOn w:val="Normal"/>
    <w:link w:val="TextodecomentrioChar"/>
    <w:uiPriority w:val="99"/>
    <w:semiHidden/>
    <w:unhideWhenUsed/>
    <w:rsid w:val="000403D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403D2"/>
    <w:rPr>
      <w:sz w:val="20"/>
      <w:szCs w:val="20"/>
    </w:rPr>
  </w:style>
  <w:style w:type="paragraph" w:styleId="Assuntodocomentrio">
    <w:name w:val="annotation subject"/>
    <w:basedOn w:val="Textodecomentrio"/>
    <w:next w:val="Textodecomentrio"/>
    <w:link w:val="AssuntodocomentrioChar"/>
    <w:uiPriority w:val="99"/>
    <w:semiHidden/>
    <w:unhideWhenUsed/>
    <w:rsid w:val="000403D2"/>
    <w:rPr>
      <w:b/>
      <w:bCs/>
    </w:rPr>
  </w:style>
  <w:style w:type="character" w:customStyle="1" w:styleId="AssuntodocomentrioChar">
    <w:name w:val="Assunto do comentário Char"/>
    <w:basedOn w:val="TextodecomentrioChar"/>
    <w:link w:val="Assuntodocomentrio"/>
    <w:uiPriority w:val="99"/>
    <w:semiHidden/>
    <w:rsid w:val="000403D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421239">
      <w:bodyDiv w:val="1"/>
      <w:marLeft w:val="0"/>
      <w:marRight w:val="0"/>
      <w:marTop w:val="0"/>
      <w:marBottom w:val="0"/>
      <w:divBdr>
        <w:top w:val="none" w:sz="0" w:space="0" w:color="auto"/>
        <w:left w:val="none" w:sz="0" w:space="0" w:color="auto"/>
        <w:bottom w:val="none" w:sz="0" w:space="0" w:color="auto"/>
        <w:right w:val="none" w:sz="0" w:space="0" w:color="auto"/>
      </w:divBdr>
    </w:div>
    <w:div w:id="119232057">
      <w:bodyDiv w:val="1"/>
      <w:marLeft w:val="0"/>
      <w:marRight w:val="0"/>
      <w:marTop w:val="0"/>
      <w:marBottom w:val="0"/>
      <w:divBdr>
        <w:top w:val="none" w:sz="0" w:space="0" w:color="auto"/>
        <w:left w:val="none" w:sz="0" w:space="0" w:color="auto"/>
        <w:bottom w:val="none" w:sz="0" w:space="0" w:color="auto"/>
        <w:right w:val="none" w:sz="0" w:space="0" w:color="auto"/>
      </w:divBdr>
    </w:div>
    <w:div w:id="316036072">
      <w:bodyDiv w:val="1"/>
      <w:marLeft w:val="0"/>
      <w:marRight w:val="0"/>
      <w:marTop w:val="0"/>
      <w:marBottom w:val="0"/>
      <w:divBdr>
        <w:top w:val="none" w:sz="0" w:space="0" w:color="auto"/>
        <w:left w:val="none" w:sz="0" w:space="0" w:color="auto"/>
        <w:bottom w:val="none" w:sz="0" w:space="0" w:color="auto"/>
        <w:right w:val="none" w:sz="0" w:space="0" w:color="auto"/>
      </w:divBdr>
    </w:div>
    <w:div w:id="655493082">
      <w:bodyDiv w:val="1"/>
      <w:marLeft w:val="0"/>
      <w:marRight w:val="0"/>
      <w:marTop w:val="0"/>
      <w:marBottom w:val="0"/>
      <w:divBdr>
        <w:top w:val="none" w:sz="0" w:space="0" w:color="auto"/>
        <w:left w:val="none" w:sz="0" w:space="0" w:color="auto"/>
        <w:bottom w:val="none" w:sz="0" w:space="0" w:color="auto"/>
        <w:right w:val="none" w:sz="0" w:space="0" w:color="auto"/>
      </w:divBdr>
    </w:div>
    <w:div w:id="787431274">
      <w:bodyDiv w:val="1"/>
      <w:marLeft w:val="0"/>
      <w:marRight w:val="0"/>
      <w:marTop w:val="0"/>
      <w:marBottom w:val="0"/>
      <w:divBdr>
        <w:top w:val="none" w:sz="0" w:space="0" w:color="auto"/>
        <w:left w:val="none" w:sz="0" w:space="0" w:color="auto"/>
        <w:bottom w:val="none" w:sz="0" w:space="0" w:color="auto"/>
        <w:right w:val="none" w:sz="0" w:space="0" w:color="auto"/>
      </w:divBdr>
    </w:div>
    <w:div w:id="1136144029">
      <w:bodyDiv w:val="1"/>
      <w:marLeft w:val="0"/>
      <w:marRight w:val="0"/>
      <w:marTop w:val="0"/>
      <w:marBottom w:val="0"/>
      <w:divBdr>
        <w:top w:val="none" w:sz="0" w:space="0" w:color="auto"/>
        <w:left w:val="none" w:sz="0" w:space="0" w:color="auto"/>
        <w:bottom w:val="none" w:sz="0" w:space="0" w:color="auto"/>
        <w:right w:val="none" w:sz="0" w:space="0" w:color="auto"/>
      </w:divBdr>
    </w:div>
    <w:div w:id="1207597437">
      <w:bodyDiv w:val="1"/>
      <w:marLeft w:val="0"/>
      <w:marRight w:val="0"/>
      <w:marTop w:val="0"/>
      <w:marBottom w:val="0"/>
      <w:divBdr>
        <w:top w:val="none" w:sz="0" w:space="0" w:color="auto"/>
        <w:left w:val="none" w:sz="0" w:space="0" w:color="auto"/>
        <w:bottom w:val="none" w:sz="0" w:space="0" w:color="auto"/>
        <w:right w:val="none" w:sz="0" w:space="0" w:color="auto"/>
      </w:divBdr>
    </w:div>
    <w:div w:id="1253592070">
      <w:bodyDiv w:val="1"/>
      <w:marLeft w:val="0"/>
      <w:marRight w:val="0"/>
      <w:marTop w:val="0"/>
      <w:marBottom w:val="0"/>
      <w:divBdr>
        <w:top w:val="none" w:sz="0" w:space="0" w:color="auto"/>
        <w:left w:val="none" w:sz="0" w:space="0" w:color="auto"/>
        <w:bottom w:val="none" w:sz="0" w:space="0" w:color="auto"/>
        <w:right w:val="none" w:sz="0" w:space="0" w:color="auto"/>
      </w:divBdr>
    </w:div>
    <w:div w:id="1646622044">
      <w:bodyDiv w:val="1"/>
      <w:marLeft w:val="0"/>
      <w:marRight w:val="0"/>
      <w:marTop w:val="0"/>
      <w:marBottom w:val="0"/>
      <w:divBdr>
        <w:top w:val="none" w:sz="0" w:space="0" w:color="auto"/>
        <w:left w:val="none" w:sz="0" w:space="0" w:color="auto"/>
        <w:bottom w:val="none" w:sz="0" w:space="0" w:color="auto"/>
        <w:right w:val="none" w:sz="0" w:space="0" w:color="auto"/>
      </w:divBdr>
    </w:div>
    <w:div w:id="1669560011">
      <w:bodyDiv w:val="1"/>
      <w:marLeft w:val="0"/>
      <w:marRight w:val="0"/>
      <w:marTop w:val="0"/>
      <w:marBottom w:val="0"/>
      <w:divBdr>
        <w:top w:val="none" w:sz="0" w:space="0" w:color="auto"/>
        <w:left w:val="none" w:sz="0" w:space="0" w:color="auto"/>
        <w:bottom w:val="none" w:sz="0" w:space="0" w:color="auto"/>
        <w:right w:val="none" w:sz="0" w:space="0" w:color="auto"/>
      </w:divBdr>
    </w:div>
    <w:div w:id="2030913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6AAB2-3232-41CA-BE39-875DC21AE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23</Pages>
  <Words>1879</Words>
  <Characters>10149</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Divino oliveira</dc:creator>
  <cp:lastModifiedBy>Rafael Martins Alves</cp:lastModifiedBy>
  <cp:revision>26</cp:revision>
  <dcterms:created xsi:type="dcterms:W3CDTF">2020-06-02T12:17:00Z</dcterms:created>
  <dcterms:modified xsi:type="dcterms:W3CDTF">2020-07-17T01:31:00Z</dcterms:modified>
</cp:coreProperties>
</file>